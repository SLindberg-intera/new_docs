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70250D" w14:textId="03B98482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</w:t>
      </w:r>
      <w:r w:rsidR="00362474">
        <w:rPr>
          <w:rFonts w:ascii="Arial" w:hAnsi="Arial" w:cs="Arial"/>
          <w:b/>
        </w:rPr>
        <w:t>2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proofErr w:type="spellStart"/>
      <w:r w:rsidR="00804EC5" w:rsidRPr="000916B2">
        <w:rPr>
          <w:rFonts w:ascii="Arial" w:hAnsi="Arial" w:cs="Arial"/>
          <w:b/>
          <w:i/>
        </w:rPr>
        <w:t>Fingerprinter</w:t>
      </w:r>
      <w:proofErr w:type="spellEnd"/>
      <w:r w:rsidR="00804EC5" w:rsidRPr="000916B2">
        <w:rPr>
          <w:rFonts w:ascii="Arial" w:hAnsi="Arial" w:cs="Arial"/>
          <w:b/>
          <w:i/>
        </w:rPr>
        <w:t xml:space="preserve">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1.0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661EE4A6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 xml:space="preserve">The </w:t>
      </w:r>
      <w:proofErr w:type="spellStart"/>
      <w:r w:rsidRPr="000916B2">
        <w:rPr>
          <w:rFonts w:ascii="Arial" w:hAnsi="Arial"/>
        </w:rPr>
        <w:t>Fingerprint</w:t>
      </w:r>
      <w:r w:rsidR="00D06B00" w:rsidRPr="000916B2">
        <w:rPr>
          <w:rFonts w:ascii="Arial" w:hAnsi="Arial"/>
        </w:rPr>
        <w:t>er</w:t>
      </w:r>
      <w:proofErr w:type="spellEnd"/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are the functional requirements of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</w:t>
      </w:r>
      <w:proofErr w:type="gramStart"/>
      <w:r w:rsidR="002E2C73" w:rsidRPr="000916B2">
        <w:rPr>
          <w:rFonts w:ascii="Arial" w:hAnsi="Arial" w:cs="Arial"/>
        </w:rPr>
        <w:t>subdirectory(</w:t>
      </w:r>
      <w:proofErr w:type="spellStart"/>
      <w:proofErr w:type="gramEnd"/>
      <w:r w:rsidR="002E2C73" w:rsidRPr="000916B2">
        <w:rPr>
          <w:rFonts w:ascii="Arial" w:hAnsi="Arial" w:cs="Arial"/>
        </w:rPr>
        <w:t>ies</w:t>
      </w:r>
      <w:proofErr w:type="spellEnd"/>
      <w:r w:rsidR="002E2C73" w:rsidRPr="000916B2">
        <w:rPr>
          <w:rFonts w:ascii="Arial" w:hAnsi="Arial" w:cs="Arial"/>
        </w:rPr>
        <w:t>)</w:t>
      </w:r>
      <w:r w:rsidRPr="000916B2">
        <w:rPr>
          <w:rFonts w:ascii="Arial" w:hAnsi="Arial" w:cs="Arial"/>
        </w:rPr>
        <w:t>.</w:t>
      </w:r>
    </w:p>
    <w:p w14:paraId="088E2799" w14:textId="6449218C" w:rsidR="00D06B00" w:rsidRPr="000916B2" w:rsidRDefault="00D06B00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proofErr w:type="spellStart"/>
      <w:r w:rsidR="00785E61" w:rsidRPr="000916B2">
        <w:rPr>
          <w:rFonts w:ascii="Arial" w:hAnsi="Arial" w:cs="Arial"/>
        </w:rPr>
        <w:t>datetime</w:t>
      </w:r>
      <w:proofErr w:type="spellEnd"/>
      <w:r w:rsidR="00785E61" w:rsidRPr="000916B2">
        <w:rPr>
          <w:rFonts w:ascii="Arial" w:hAnsi="Arial" w:cs="Arial"/>
        </w:rPr>
        <w:t xml:space="preserve">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documents the software requirements for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1CE9F14F" w14:textId="567E96D0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3.</w:t>
      </w:r>
      <w:r w:rsidR="00785E61" w:rsidRPr="000916B2">
        <w:rPr>
          <w:rFonts w:ascii="Arial" w:hAnsi="Arial" w:cs="Arial"/>
        </w:rPr>
        <w:t>5</w:t>
      </w:r>
    </w:p>
    <w:p w14:paraId="0ED57E65" w14:textId="631214D4" w:rsidR="001555E2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</w:t>
      </w:r>
      <w:proofErr w:type="gramStart"/>
      <w:r w:rsidRPr="000916B2">
        <w:rPr>
          <w:rFonts w:ascii="Arial" w:hAnsi="Arial" w:cs="Arial"/>
        </w:rPr>
        <w:t>:</w:t>
      </w:r>
      <w:proofErr w:type="gram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hashlib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os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argparse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datetime</w:t>
      </w:r>
      <w:proofErr w:type="spellEnd"/>
      <w:r w:rsidR="001555E2">
        <w:rPr>
          <w:rFonts w:ascii="Arial" w:hAnsi="Arial" w:cs="Arial"/>
        </w:rPr>
        <w:br/>
        <w:t>sys</w:t>
      </w:r>
    </w:p>
    <w:p w14:paraId="654C59DD" w14:textId="737236A4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 xml:space="preserve">n of the required arguments and the output generated by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6723FC44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-o, --output </w:t>
      </w:r>
      <w:proofErr w:type="spellStart"/>
      <w:r w:rsidRPr="000916B2">
        <w:rPr>
          <w:rFonts w:ascii="Arial" w:hAnsi="Arial"/>
        </w:rPr>
        <w:t>OUTPUT</w:t>
      </w:r>
      <w:proofErr w:type="spellEnd"/>
      <w:r w:rsidRPr="000916B2">
        <w:rPr>
          <w:rFonts w:ascii="Arial" w:hAnsi="Arial"/>
        </w:rPr>
        <w:t xml:space="preserve">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proofErr w:type="gramStart"/>
      <w:r w:rsidRPr="000916B2">
        <w:rPr>
          <w:rFonts w:ascii="Arial" w:hAnsi="Arial" w:cs="Arial"/>
        </w:rPr>
        <w:t>python</w:t>
      </w:r>
      <w:proofErr w:type="gramEnd"/>
      <w:r w:rsidRPr="000916B2">
        <w:rPr>
          <w:rFonts w:ascii="Arial" w:hAnsi="Arial" w:cs="Arial"/>
        </w:rPr>
        <w:t xml:space="preserve"> [directory path]/pylib/fingerprint/fingerprint.py [optional arguments—see above] target</w:t>
      </w:r>
    </w:p>
    <w:p w14:paraId="7B419E9B" w14:textId="37A4BCAC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Output: The following information is logged to a path and file (default, i.e. fingerprint.txt) or to a path and file, which is specified by user and is passed to the Tool Runner as an argument (-o/--output OUTPUT)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0916B2">
        <w:rPr>
          <w:rFonts w:ascii="Arial" w:hAnsi="Arial" w:cs="Arial"/>
        </w:rPr>
        <w:t>DateTime</w:t>
      </w:r>
      <w:proofErr w:type="spellEnd"/>
      <w:r w:rsidRPr="000916B2">
        <w:rPr>
          <w:rFonts w:ascii="Arial" w:hAnsi="Arial" w:cs="Arial"/>
        </w:rPr>
        <w:t xml:space="preserve">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30B9B09D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7F1D2938" w:rsidR="00DB7164" w:rsidRPr="000916B2" w:rsidRDefault="00DB7164" w:rsidP="00DB7164">
      <w:pPr>
        <w:pStyle w:val="H1bodytext"/>
        <w:spacing w:after="0"/>
        <w:ind w:left="81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An independent code walkthrough was conducted by Mitchell </w:t>
      </w:r>
      <w:proofErr w:type="spellStart"/>
      <w:r w:rsidRPr="000916B2">
        <w:rPr>
          <w:rFonts w:ascii="Arial" w:hAnsi="Arial" w:cs="Arial"/>
        </w:rPr>
        <w:t>Tufford</w:t>
      </w:r>
      <w:proofErr w:type="spellEnd"/>
      <w:r w:rsidRPr="000916B2">
        <w:rPr>
          <w:rFonts w:ascii="Arial" w:hAnsi="Arial" w:cs="Arial"/>
        </w:rPr>
        <w:t xml:space="preserve"> on 11/22/2019.</w:t>
      </w:r>
      <w:r w:rsidR="005D4021" w:rsidRPr="005D4021">
        <w:rPr>
          <w:rFonts w:ascii="Arial" w:hAnsi="Arial"/>
        </w:rPr>
        <w:t xml:space="preserve"> </w:t>
      </w:r>
      <w:r w:rsidR="005D4021">
        <w:rPr>
          <w:rFonts w:ascii="Arial" w:hAnsi="Arial"/>
        </w:rPr>
        <w:t xml:space="preserve">No impacts to other repository tools or </w:t>
      </w:r>
      <w:r w:rsidR="006127FE">
        <w:rPr>
          <w:rFonts w:ascii="Arial" w:hAnsi="Arial"/>
        </w:rPr>
        <w:t xml:space="preserve">shared </w:t>
      </w:r>
      <w:r w:rsidR="005D4021">
        <w:rPr>
          <w:rFonts w:ascii="Arial" w:hAnsi="Arial"/>
        </w:rPr>
        <w:t xml:space="preserve">library dependencies were identified for the </w:t>
      </w:r>
      <w:proofErr w:type="spellStart"/>
      <w:r w:rsidR="005D4021">
        <w:rPr>
          <w:rFonts w:ascii="Arial" w:hAnsi="Arial"/>
        </w:rPr>
        <w:t>Fingerprinter</w:t>
      </w:r>
      <w:proofErr w:type="spellEnd"/>
      <w:r w:rsidR="005D4021">
        <w:rPr>
          <w:rFonts w:ascii="Arial" w:hAnsi="Arial"/>
        </w:rPr>
        <w:t xml:space="preserve"> tool</w:t>
      </w:r>
      <w:r w:rsidRPr="000916B2">
        <w:rPr>
          <w:rFonts w:ascii="Arial" w:hAnsi="Arial" w:cs="Arial"/>
        </w:rPr>
        <w:t>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proofErr w:type="spellStart"/>
            <w:r w:rsidR="00785E61" w:rsidRPr="000916B2">
              <w:rPr>
                <w:rFonts w:ascii="Arial" w:hAnsi="Arial"/>
                <w:b/>
              </w:rPr>
              <w:t>Fingerprinter</w:t>
            </w:r>
            <w:proofErr w:type="spellEnd"/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FD2D2F">
        <w:trPr>
          <w:cantSplit/>
          <w:trHeight w:val="656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F6461A">
        <w:trPr>
          <w:trHeight w:val="46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FD2D2F">
        <w:trPr>
          <w:trHeight w:val="710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bookmarkEnd w:id="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5C29EF1F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</w:t>
      </w:r>
      <w:r w:rsidR="00362474">
        <w:rPr>
          <w:rFonts w:ascii="Arial" w:hAnsi="Arial"/>
        </w:rPr>
        <w:t xml:space="preserve"> installation</w:t>
      </w:r>
      <w:r w:rsidRPr="000916B2">
        <w:rPr>
          <w:rFonts w:ascii="Arial" w:hAnsi="Arial"/>
        </w:rPr>
        <w:t xml:space="preserve"> test plan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</w:t>
      </w:r>
      <w:r w:rsidR="00362474">
        <w:rPr>
          <w:rFonts w:ascii="Arial" w:hAnsi="Arial"/>
        </w:rPr>
        <w:t xml:space="preserve"> and the acceptance test plan test cases are in Table 3 through 8</w:t>
      </w:r>
      <w:r w:rsidRPr="000916B2">
        <w:rPr>
          <w:rFonts w:ascii="Arial" w:hAnsi="Arial"/>
        </w:rPr>
        <w:t>.</w:t>
      </w:r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0916B2" w:rsidRPr="000916B2" w14:paraId="1C896EF4" w14:textId="77777777" w:rsidTr="00362474">
        <w:trPr>
          <w:cantSplit/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5F97549B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" w:name="_Hlk42527029"/>
            <w:r w:rsidRPr="000916B2">
              <w:rPr>
                <w:rFonts w:ascii="Arial" w:hAnsi="Arial"/>
                <w:b/>
              </w:rPr>
              <w:t xml:space="preserve">Table 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</w:t>
            </w:r>
            <w:proofErr w:type="spellEnd"/>
            <w:r w:rsidR="0039532C"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="00362474">
              <w:rPr>
                <w:rFonts w:ascii="Arial" w:hAnsi="Arial" w:cs="Arial"/>
                <w:b/>
              </w:rPr>
              <w:t xml:space="preserve">Installation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362474" w:rsidRPr="00572F5F" w14:paraId="445ADC41" w14:textId="77777777" w:rsidTr="00362474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E09F39" w14:textId="77777777" w:rsidR="00362474" w:rsidRPr="007D0AAC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1449156B" w14:textId="65B5F14E" w:rsidR="00362474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IT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C756D4" w14:textId="77777777" w:rsidR="00362474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362474" w:rsidRPr="00572F5F" w14:paraId="593ADF69" w14:textId="77777777" w:rsidTr="00362474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CC09043" w14:textId="77777777" w:rsidR="00362474" w:rsidRPr="004A568C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326B54B3" w14:textId="77777777" w:rsidR="00362474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A9D2254" w14:textId="77777777" w:rsidR="00362474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362474" w:rsidRPr="00572F5F" w14:paraId="1891D89A" w14:textId="77777777" w:rsidTr="00362474">
        <w:trPr>
          <w:cantSplit/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999264" w14:textId="77777777" w:rsidR="00362474" w:rsidRPr="004A568C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0916B2" w:rsidRPr="000916B2" w14:paraId="22F03384" w14:textId="77777777" w:rsidTr="00362474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3" w:name="_Hlk42530610"/>
            <w:bookmarkEnd w:id="2"/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bookmarkEnd w:id="3"/>
      <w:tr w:rsidR="000916B2" w:rsidRPr="000916B2" w14:paraId="00BA3CC4" w14:textId="77777777" w:rsidTr="00362474">
        <w:trPr>
          <w:trHeight w:val="800"/>
        </w:trPr>
        <w:tc>
          <w:tcPr>
            <w:tcW w:w="10170" w:type="dxa"/>
            <w:gridSpan w:val="4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lastRenderedPageBreak/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0916B2" w:rsidRPr="000916B2" w14:paraId="36B85DEB" w14:textId="77777777" w:rsidTr="00362474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370" w:type="dxa"/>
            <w:gridSpan w:val="3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1CC339D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</w:p>
        </w:tc>
      </w:tr>
      <w:tr w:rsidR="007924FB" w:rsidRPr="000916B2" w14:paraId="20A2A405" w14:textId="77777777" w:rsidTr="00362474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4507BD62" w14:textId="77777777" w:rsidR="006127FE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:.</w:t>
            </w:r>
            <w:proofErr w:type="gramEnd"/>
          </w:p>
          <w:p w14:paraId="77FF7FFC" w14:textId="77777777" w:rsidR="006127FE" w:rsidRDefault="006127FE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5DBE9BC" w14:textId="54F938A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362474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5DAB0BDE" w14:textId="088DACC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</w:t>
            </w:r>
            <w:r w:rsidR="006127FE">
              <w:rPr>
                <w:rFonts w:ascii="Arial" w:hAnsi="Arial"/>
              </w:rPr>
              <w:t xml:space="preserve"> file</w:t>
            </w:r>
          </w:p>
        </w:tc>
        <w:tc>
          <w:tcPr>
            <w:tcW w:w="234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362474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34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362474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3E29AAA1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</w:p>
        </w:tc>
      </w:tr>
      <w:tr w:rsidR="007924FB" w:rsidRPr="000916B2" w14:paraId="591A7DDF" w14:textId="77777777" w:rsidTr="00362474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4" w:name="_Hlk29632229"/>
          </w:p>
        </w:tc>
        <w:tc>
          <w:tcPr>
            <w:tcW w:w="8370" w:type="dxa"/>
            <w:gridSpan w:val="3"/>
            <w:vAlign w:val="center"/>
          </w:tcPr>
          <w:p w14:paraId="7E7D97C2" w14:textId="593652B5" w:rsidR="006127FE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</w:t>
            </w:r>
            <w:r w:rsidR="00A11CE7">
              <w:rPr>
                <w:rFonts w:ascii="Arial" w:hAnsi="Arial"/>
                <w:i/>
                <w:iCs/>
              </w:rPr>
              <w:t>bat</w:t>
            </w:r>
            <w:r w:rsidR="00A11CE7" w:rsidRPr="000916B2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67AB495D" w14:textId="77777777" w:rsidR="006127FE" w:rsidRDefault="006127FE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C3C872D" w14:textId="140FD0A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 w:rsidR="00A11CE7">
              <w:rPr>
                <w:rFonts w:ascii="Arial" w:hAnsi="Arial"/>
                <w:i/>
                <w:iCs/>
              </w:rPr>
              <w:t>bat</w:t>
            </w:r>
            <w:r w:rsidR="00A11CE7"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362474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220F2003" w14:textId="3DC39963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</w:t>
            </w:r>
            <w:r w:rsidR="006127FE">
              <w:rPr>
                <w:rFonts w:ascii="Arial" w:hAnsi="Arial"/>
              </w:rPr>
              <w:t xml:space="preserve"> file</w:t>
            </w:r>
          </w:p>
        </w:tc>
        <w:tc>
          <w:tcPr>
            <w:tcW w:w="234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362474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34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0707772F" w14:textId="4473E89E" w:rsidR="00362474" w:rsidRDefault="00362474"/>
    <w:p w14:paraId="2DAFC520" w14:textId="77777777" w:rsidR="00362474" w:rsidRDefault="00362474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362474" w:rsidRPr="000916B2" w14:paraId="4443816C" w14:textId="77777777" w:rsidTr="00F6461A">
        <w:trPr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233F62" w14:textId="77777777" w:rsidR="00362474" w:rsidRPr="000916B2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5" w:name="_Hlk42520373"/>
            <w:bookmarkEnd w:id="4"/>
            <w:proofErr w:type="gramStart"/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 xml:space="preserve"> 3</w:t>
            </w:r>
            <w:proofErr w:type="gramEnd"/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1</w:t>
            </w:r>
          </w:p>
        </w:tc>
      </w:tr>
      <w:tr w:rsidR="00362474" w:rsidRPr="00572F5F" w14:paraId="1A8FBD38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CC8D882" w14:textId="1BC0538E" w:rsidR="00362474" w:rsidRPr="007D0AAC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3E1930">
              <w:rPr>
                <w:rFonts w:ascii="Arial" w:hAnsi="Arial"/>
                <w:b/>
                <w:sz w:val="20"/>
              </w:rPr>
              <w:t>Acceptance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7026EFFB" w14:textId="77777777" w:rsidR="00362474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D15AA9" w14:textId="77777777" w:rsidR="00362474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362474" w:rsidRPr="00572F5F" w14:paraId="16DCC129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5ACD2F" w14:textId="77777777" w:rsidR="00362474" w:rsidRPr="004A568C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117E54A0" w14:textId="77777777" w:rsidR="00362474" w:rsidRDefault="0036247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813BB8" w14:textId="77777777" w:rsidR="00362474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362474" w:rsidRPr="00572F5F" w14:paraId="2C9FCEFC" w14:textId="77777777" w:rsidTr="00F6461A">
        <w:trPr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DEB0807" w14:textId="77777777" w:rsidR="00362474" w:rsidRPr="004A568C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lastRenderedPageBreak/>
              <w:t>Testing Directory:</w:t>
            </w:r>
          </w:p>
        </w:tc>
      </w:tr>
      <w:bookmarkEnd w:id="5"/>
      <w:tr w:rsidR="00FD2D2F" w:rsidRPr="000916B2" w14:paraId="4644AC17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4694EEC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705724D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6FEC127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362474" w:rsidRPr="000916B2" w14:paraId="626A65A5" w14:textId="77777777" w:rsidTr="00F6461A">
        <w:trPr>
          <w:trHeight w:val="620"/>
        </w:trPr>
        <w:tc>
          <w:tcPr>
            <w:tcW w:w="10170" w:type="dxa"/>
            <w:gridSpan w:val="4"/>
            <w:vAlign w:val="center"/>
          </w:tcPr>
          <w:p w14:paraId="06BB81AC" w14:textId="77777777" w:rsidR="00362474" w:rsidRPr="000916B2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362474" w:rsidRPr="000916B2" w14:paraId="0F0767FA" w14:textId="77777777" w:rsidTr="00F6461A">
        <w:trPr>
          <w:trHeight w:val="2402"/>
        </w:trPr>
        <w:tc>
          <w:tcPr>
            <w:tcW w:w="10170" w:type="dxa"/>
            <w:gridSpan w:val="4"/>
            <w:vAlign w:val="center"/>
          </w:tcPr>
          <w:p w14:paraId="26CA53B1" w14:textId="77777777" w:rsidR="00362474" w:rsidRDefault="00362474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Verify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and repository status by entering the following at the command line:</w:t>
            </w:r>
          </w:p>
          <w:p w14:paraId="3AF98498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11608626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(verify branch is “development”)</w:t>
            </w:r>
          </w:p>
          <w:p w14:paraId="3F072BDB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pull </w:t>
            </w:r>
          </w:p>
          <w:p w14:paraId="112A586A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status</w:t>
            </w:r>
          </w:p>
          <w:p w14:paraId="208E848B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-1 </w:t>
            </w:r>
          </w:p>
          <w:p w14:paraId="167F9E84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38F0F583" w14:textId="77777777" w:rsidR="00362474" w:rsidRDefault="00362474" w:rsidP="00B0031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Note  first 6 characters of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SHA-1 hash tag in acceptance test report</w:t>
            </w:r>
          </w:p>
        </w:tc>
      </w:tr>
      <w:tr w:rsidR="007924FB" w:rsidRPr="000916B2" w14:paraId="4A7599C7" w14:textId="40FC3A0C" w:rsidTr="00F6461A">
        <w:trPr>
          <w:trHeight w:val="548"/>
        </w:trPr>
        <w:tc>
          <w:tcPr>
            <w:tcW w:w="10170" w:type="dxa"/>
            <w:gridSpan w:val="4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</w:t>
            </w:r>
            <w:proofErr w:type="spellStart"/>
            <w:r w:rsidR="009A4CCA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7B416902" w14:textId="77777777" w:rsidTr="00F6461A">
        <w:trPr>
          <w:trHeight w:val="701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370" w:type="dxa"/>
            <w:gridSpan w:val="3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F6461A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1554"/>
          </w:p>
        </w:tc>
        <w:tc>
          <w:tcPr>
            <w:tcW w:w="6030" w:type="dxa"/>
            <w:gridSpan w:val="2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 xml:space="preserve">documents </w:t>
            </w:r>
            <w:proofErr w:type="spellStart"/>
            <w:r w:rsidRPr="000916B2">
              <w:rPr>
                <w:rFonts w:ascii="Arial" w:hAnsi="Arial"/>
              </w:rPr>
              <w:t>datetime</w:t>
            </w:r>
            <w:proofErr w:type="spellEnd"/>
            <w:r w:rsidRPr="000916B2">
              <w:rPr>
                <w:rFonts w:ascii="Arial" w:hAnsi="Arial"/>
              </w:rPr>
              <w:t xml:space="preserve"> stamp of fingerprint, path (if applicable) and filename and hash tag</w:t>
            </w:r>
          </w:p>
        </w:tc>
        <w:tc>
          <w:tcPr>
            <w:tcW w:w="234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4C5D4935" w14:textId="64F24CAC" w:rsidR="00B0031E" w:rsidRDefault="00B0031E"/>
    <w:p w14:paraId="3E744850" w14:textId="77777777" w:rsidR="00CC69E4" w:rsidRDefault="00CC69E4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B0031E" w:rsidRPr="000916B2" w14:paraId="53EB2CAA" w14:textId="77777777" w:rsidTr="00B0031E">
        <w:trPr>
          <w:cantSplit/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bookmarkEnd w:id="6"/>
          <w:p w14:paraId="35C4A498" w14:textId="4A9507C2" w:rsidR="00B0031E" w:rsidRPr="000916B2" w:rsidRDefault="00CC69E4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proofErr w:type="gramStart"/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 xml:space="preserve"> 4</w:t>
            </w:r>
            <w:proofErr w:type="gramEnd"/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2</w:t>
            </w:r>
          </w:p>
        </w:tc>
      </w:tr>
      <w:tr w:rsidR="00B0031E" w:rsidRPr="00572F5F" w14:paraId="70B57DFD" w14:textId="77777777" w:rsidTr="00B0031E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1D609C" w14:textId="5F4D696A" w:rsidR="00B0031E" w:rsidRPr="007D0AAC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020FF4E7" w14:textId="04390AB1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932E62F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0031E" w:rsidRPr="00572F5F" w14:paraId="64A42ADC" w14:textId="77777777" w:rsidTr="00B0031E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AF4685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8316702" w14:textId="77777777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4999F6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0031E" w:rsidRPr="00572F5F" w14:paraId="5B3C7224" w14:textId="77777777" w:rsidTr="00B0031E">
        <w:trPr>
          <w:cantSplit/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90D387B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FD2D2F" w:rsidRPr="000916B2" w14:paraId="2E431361" w14:textId="77777777" w:rsidTr="0085518E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38ACDAA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F00CE66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CFAD827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7924FB" w:rsidRPr="000916B2" w14:paraId="3CB0260F" w14:textId="77777777" w:rsidTr="00FD2D2F">
        <w:trPr>
          <w:trHeight w:val="73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370" w:type="dxa"/>
            <w:gridSpan w:val="3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0031E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proofErr w:type="spellStart"/>
            <w:r w:rsidRPr="000916B2">
              <w:rPr>
                <w:rFonts w:ascii="Arial" w:hAnsi="Arial"/>
              </w:rPr>
              <w:t>datetime</w:t>
            </w:r>
            <w:proofErr w:type="spellEnd"/>
            <w:r w:rsidRPr="000916B2">
              <w:rPr>
                <w:rFonts w:ascii="Arial" w:hAnsi="Arial"/>
              </w:rPr>
              <w:t xml:space="preserve">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34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1B5BCA52" w14:textId="2B6D7119" w:rsidR="00B0031E" w:rsidRDefault="00B0031E">
      <w:pPr>
        <w:rPr>
          <w:ins w:id="7" w:author="Sara Lindberg" w:date="2020-01-28T12:12:00Z"/>
        </w:rPr>
      </w:pPr>
    </w:p>
    <w:p w14:paraId="5BDAB002" w14:textId="77777777" w:rsidR="00F6461A" w:rsidRDefault="00F6461A"/>
    <w:p w14:paraId="2098A699" w14:textId="1B3BFF3F" w:rsidR="00B0031E" w:rsidRDefault="00B0031E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B0031E" w:rsidRPr="000916B2" w14:paraId="1C0C8910" w14:textId="77777777" w:rsidTr="00F6461A">
        <w:trPr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5A521A" w14:textId="133C9F48" w:rsidR="00B0031E" w:rsidRPr="000916B2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proofErr w:type="gramStart"/>
            <w:r w:rsidRPr="000916B2">
              <w:rPr>
                <w:rFonts w:ascii="Arial" w:hAnsi="Arial"/>
                <w:b/>
              </w:rPr>
              <w:lastRenderedPageBreak/>
              <w:t xml:space="preserve">Table </w:t>
            </w:r>
            <w:r>
              <w:rPr>
                <w:rFonts w:ascii="Arial" w:hAnsi="Arial"/>
                <w:b/>
              </w:rPr>
              <w:t xml:space="preserve"> 5</w:t>
            </w:r>
            <w:proofErr w:type="gramEnd"/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3</w:t>
            </w:r>
          </w:p>
        </w:tc>
      </w:tr>
      <w:tr w:rsidR="00B0031E" w:rsidRPr="00572F5F" w14:paraId="238A3C31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F2E795" w14:textId="23A10A90" w:rsidR="00B0031E" w:rsidRPr="007D0AAC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2CAAFE85" w14:textId="17B751E8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3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F3016B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0031E" w:rsidRPr="00572F5F" w14:paraId="6E0D01F0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933E0DF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26467FEA" w14:textId="77777777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A5F09F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0031E" w:rsidRPr="00572F5F" w14:paraId="00D5D9D7" w14:textId="77777777" w:rsidTr="00F6461A">
        <w:trPr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104FE6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FD2D2F" w:rsidRPr="000916B2" w14:paraId="4CD4C8E3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B1C631D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B1313CB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5EB3ECB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7924FB" w:rsidRPr="000916B2" w14:paraId="53CE3548" w14:textId="77777777" w:rsidTr="00F6461A">
        <w:trPr>
          <w:trHeight w:val="863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8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370" w:type="dxa"/>
            <w:gridSpan w:val="3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F6461A">
        <w:trPr>
          <w:trHeight w:val="773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F6461A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34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6ECDEAB6" w14:textId="45049B85" w:rsidR="00B0031E" w:rsidRDefault="00B0031E"/>
    <w:p w14:paraId="5CCF15BB" w14:textId="77777777" w:rsidR="00B0031E" w:rsidRDefault="00B0031E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B0031E" w:rsidRPr="000916B2" w14:paraId="58CA7914" w14:textId="77777777" w:rsidTr="00F6461A">
        <w:trPr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75DDCB" w14:textId="3CD8F7DB" w:rsidR="00B0031E" w:rsidRPr="000916B2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9" w:name="_Hlk42520706"/>
            <w:bookmarkStart w:id="10" w:name="_Hlk24373848"/>
            <w:bookmarkEnd w:id="8"/>
            <w:r w:rsidRPr="000916B2">
              <w:rPr>
                <w:rFonts w:ascii="Arial" w:hAnsi="Arial"/>
                <w:b/>
              </w:rPr>
              <w:t>Table</w:t>
            </w:r>
            <w:r>
              <w:rPr>
                <w:rFonts w:ascii="Arial" w:hAnsi="Arial"/>
                <w:b/>
              </w:rPr>
              <w:t xml:space="preserve"> 6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4</w:t>
            </w:r>
          </w:p>
        </w:tc>
      </w:tr>
      <w:tr w:rsidR="00B0031E" w:rsidRPr="00572F5F" w14:paraId="5C7F9E41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93E747" w14:textId="17E5AE91" w:rsidR="00B0031E" w:rsidRPr="007D0AAC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471C8807" w14:textId="72A6DB92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4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C9B4A56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0031E" w:rsidRPr="00572F5F" w14:paraId="19BD60C9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E71BBA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0B1F6892" w14:textId="77777777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EFB4CC7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0031E" w:rsidRPr="00572F5F" w14:paraId="7D8F5F98" w14:textId="77777777" w:rsidTr="00F6461A">
        <w:trPr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136C77A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bookmarkEnd w:id="9"/>
      <w:tr w:rsidR="00FD2D2F" w:rsidRPr="000916B2" w14:paraId="53075D3E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B712E52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00AA435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34A4360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7924FB" w:rsidRPr="000916B2" w14:paraId="6E261A4A" w14:textId="77777777" w:rsidTr="00F6461A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370" w:type="dxa"/>
            <w:gridSpan w:val="3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931308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F6461A">
        <w:trPr>
          <w:trHeight w:val="602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D70082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F6461A">
        <w:trPr>
          <w:trHeight w:val="593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7924FB" w:rsidRPr="000916B2" w14:paraId="00ABC378" w14:textId="77777777" w:rsidTr="00F6461A">
        <w:trPr>
          <w:trHeight w:val="737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F6461A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34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6AA96306" w14:textId="5B09570E" w:rsidR="00B0031E" w:rsidRDefault="00B0031E"/>
    <w:p w14:paraId="105DA502" w14:textId="77777777" w:rsidR="00B0031E" w:rsidRDefault="00B0031E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B0031E" w:rsidRPr="000916B2" w14:paraId="3ADA7766" w14:textId="77777777" w:rsidTr="00F6461A">
        <w:trPr>
          <w:trHeight w:val="314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E0F316" w14:textId="14DB4F0B" w:rsidR="00B0031E" w:rsidRPr="000916B2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1" w:name="_Hlk24374494"/>
            <w:bookmarkEnd w:id="10"/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7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</w:t>
            </w:r>
            <w:r w:rsidR="00CC69E4">
              <w:rPr>
                <w:rFonts w:ascii="Arial" w:hAnsi="Arial"/>
                <w:b/>
              </w:rPr>
              <w:t>5</w:t>
            </w:r>
          </w:p>
        </w:tc>
      </w:tr>
      <w:tr w:rsidR="00B0031E" w:rsidRPr="00572F5F" w14:paraId="32277A9F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2346D0" w14:textId="0B416D61" w:rsidR="00B0031E" w:rsidRPr="007D0AAC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666093B2" w14:textId="71CE5D39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 w:rsidR="00CC69E4">
              <w:rPr>
                <w:rFonts w:ascii="Arial" w:hAnsi="Arial"/>
                <w:b/>
                <w:sz w:val="20"/>
              </w:rPr>
              <w:t>5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0EF05A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0031E" w:rsidRPr="00572F5F" w14:paraId="49747FF3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97FC01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4AB8ED2" w14:textId="77777777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4931408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0031E" w:rsidRPr="00572F5F" w14:paraId="3C916CD4" w14:textId="77777777" w:rsidTr="00F6461A">
        <w:trPr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55D6FA9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FD2D2F" w:rsidRPr="000916B2" w14:paraId="571994E0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A2B8FD3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4393F96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3491E3A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7924FB" w:rsidRPr="000916B2" w14:paraId="07CB09A2" w14:textId="77777777" w:rsidTr="00F6461A">
        <w:trPr>
          <w:trHeight w:val="53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370" w:type="dxa"/>
            <w:gridSpan w:val="3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905785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F6461A">
        <w:trPr>
          <w:trHeight w:val="611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F6461A">
        <w:trPr>
          <w:trHeight w:val="539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7924FB" w:rsidRPr="000916B2" w14:paraId="54BA98DE" w14:textId="77777777" w:rsidTr="00F6461A">
        <w:trPr>
          <w:trHeight w:val="701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2" w:name="_Hlk24025033"/>
          </w:p>
        </w:tc>
        <w:tc>
          <w:tcPr>
            <w:tcW w:w="8370" w:type="dxa"/>
            <w:gridSpan w:val="3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F6461A">
        <w:trPr>
          <w:trHeight w:val="1250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 w:rsidR="0090578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34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F6461A">
        <w:trPr>
          <w:trHeight w:val="980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34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460E86A0" w14:textId="537288A2" w:rsidR="00B0031E" w:rsidRDefault="00B0031E">
      <w:pPr>
        <w:rPr>
          <w:ins w:id="13" w:author="Sara Lindberg" w:date="2020-01-28T12:12:00Z"/>
        </w:rPr>
      </w:pPr>
    </w:p>
    <w:p w14:paraId="6F9F2626" w14:textId="77777777" w:rsidR="00F6461A" w:rsidRDefault="00F6461A">
      <w:pPr>
        <w:rPr>
          <w:ins w:id="14" w:author="Sara Lindberg" w:date="2020-01-28T12:12:00Z"/>
        </w:rPr>
      </w:pPr>
    </w:p>
    <w:p w14:paraId="47876F73" w14:textId="77777777" w:rsidR="00F6461A" w:rsidRDefault="00F6461A"/>
    <w:p w14:paraId="6BF0919B" w14:textId="77777777" w:rsidR="00B0031E" w:rsidRDefault="00B0031E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430"/>
        <w:gridCol w:w="2340"/>
      </w:tblGrid>
      <w:tr w:rsidR="00B0031E" w:rsidRPr="000916B2" w14:paraId="44835282" w14:textId="77777777" w:rsidTr="00F6461A">
        <w:trPr>
          <w:trHeight w:val="432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bookmarkEnd w:id="11"/>
          <w:bookmarkEnd w:id="12"/>
          <w:p w14:paraId="3A2BFC85" w14:textId="514ABF86" w:rsidR="00B0031E" w:rsidRPr="000916B2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lastRenderedPageBreak/>
              <w:t xml:space="preserve">Table </w:t>
            </w:r>
            <w:r>
              <w:rPr>
                <w:rFonts w:ascii="Arial" w:hAnsi="Arial"/>
                <w:b/>
              </w:rPr>
              <w:t>8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6</w:t>
            </w:r>
          </w:p>
        </w:tc>
      </w:tr>
      <w:tr w:rsidR="00B0031E" w:rsidRPr="00572F5F" w14:paraId="221F873B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012E0C" w14:textId="3047A06B" w:rsidR="00B0031E" w:rsidRPr="007D0AAC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315086FC" w14:textId="3BA248FA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6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573880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0031E" w:rsidRPr="00572F5F" w14:paraId="70C237B6" w14:textId="77777777" w:rsidTr="00F6461A">
        <w:trPr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E93984F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6F46D92D" w14:textId="77777777" w:rsidR="00B0031E" w:rsidRDefault="00B0031E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C068252" w14:textId="77777777" w:rsidR="00B0031E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0031E" w:rsidRPr="00572F5F" w14:paraId="6681A09B" w14:textId="77777777" w:rsidTr="00F6461A">
        <w:trPr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03C99" w14:textId="77777777" w:rsidR="00B0031E" w:rsidRPr="004A568C" w:rsidRDefault="00B0031E" w:rsidP="00B0031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FD2D2F" w:rsidRPr="000916B2" w14:paraId="5BFFE746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C90E32C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5" w:name="_Hlk42679809"/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D68030C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A49CB0F" w14:textId="77777777" w:rsidR="00FD2D2F" w:rsidRPr="000916B2" w:rsidRDefault="00FD2D2F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bookmarkEnd w:id="15"/>
      <w:tr w:rsidR="007924FB" w:rsidRPr="000916B2" w14:paraId="63C72E86" w14:textId="77777777" w:rsidTr="00F6461A">
        <w:trPr>
          <w:trHeight w:val="863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370" w:type="dxa"/>
            <w:gridSpan w:val="3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7924FB" w:rsidRPr="000916B2" w14:paraId="28D28C16" w14:textId="77777777" w:rsidTr="00F6461A">
        <w:trPr>
          <w:trHeight w:val="800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F6461A">
        <w:trPr>
          <w:trHeight w:val="1088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34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F6461A">
        <w:trPr>
          <w:trHeight w:val="755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F6461A">
        <w:trPr>
          <w:trHeight w:val="62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F6461A">
        <w:trPr>
          <w:trHeight w:val="791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F6461A">
        <w:trPr>
          <w:trHeight w:val="62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F6461A">
        <w:trPr>
          <w:trHeight w:val="1259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34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F6461A">
        <w:trPr>
          <w:trHeight w:val="98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gridSpan w:val="2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34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16" w:name="_Hlk26872145"/>
      <w:r w:rsidRPr="00991216">
        <w:rPr>
          <w:rFonts w:ascii="Arial" w:hAnsi="Arial"/>
        </w:rPr>
        <w:t xml:space="preserve">Acceptance testing of the </w:t>
      </w:r>
      <w:proofErr w:type="spellStart"/>
      <w:r w:rsidR="000E7D4D" w:rsidRPr="00991216">
        <w:rPr>
          <w:rFonts w:ascii="Arial" w:hAnsi="Arial"/>
        </w:rPr>
        <w:t>Fingerprinter</w:t>
      </w:r>
      <w:proofErr w:type="spellEnd"/>
      <w:r w:rsidR="000E7D4D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 xml:space="preserve">tool was performed by </w:t>
      </w:r>
      <w:proofErr w:type="spellStart"/>
      <w:r w:rsidRPr="00991216">
        <w:rPr>
          <w:rFonts w:ascii="Arial" w:hAnsi="Arial"/>
        </w:rPr>
        <w:t>Neira</w:t>
      </w:r>
      <w:proofErr w:type="spellEnd"/>
      <w:r w:rsidRPr="00991216">
        <w:rPr>
          <w:rFonts w:ascii="Arial" w:hAnsi="Arial"/>
        </w:rPr>
        <w:t xml:space="preserve">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17F6EBC6" w14:textId="1F7150DA" w:rsidR="00B419ED" w:rsidRPr="00B419ED" w:rsidRDefault="00DA35EC" w:rsidP="00B419ED">
      <w:pPr>
        <w:pStyle w:val="H1bodytext"/>
        <w:spacing w:after="120"/>
        <w:rPr>
          <w:rFonts w:ascii="Arial" w:hAnsi="Arial"/>
        </w:rPr>
      </w:pPr>
      <w:bookmarkStart w:id="17" w:name="_Hlk26872260"/>
      <w:bookmarkEnd w:id="16"/>
      <w:r w:rsidRPr="00991216">
        <w:rPr>
          <w:rFonts w:ascii="Arial" w:hAnsi="Arial"/>
        </w:rPr>
        <w:lastRenderedPageBreak/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met the functional requirements as documented in Section 2. Verification of the tool’s functionality is documented in Table A-</w:t>
      </w:r>
      <w:r w:rsidR="00E404FE">
        <w:rPr>
          <w:rFonts w:ascii="Arial" w:hAnsi="Arial"/>
        </w:rPr>
        <w:t xml:space="preserve">1 through </w:t>
      </w:r>
      <w:r w:rsidR="00E404FE" w:rsidRPr="00FD2D2F">
        <w:rPr>
          <w:rFonts w:ascii="Arial" w:hAnsi="Arial"/>
        </w:rPr>
        <w:t>Table A-</w:t>
      </w:r>
      <w:r w:rsidR="00E404FE">
        <w:rPr>
          <w:rFonts w:ascii="Arial" w:hAnsi="Arial"/>
        </w:rPr>
        <w:t>6</w:t>
      </w:r>
      <w:r w:rsidR="00E404FE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 xml:space="preserve">and the </w:t>
      </w:r>
      <w:r w:rsidR="00296462">
        <w:rPr>
          <w:rFonts w:ascii="Arial" w:hAnsi="Arial"/>
        </w:rPr>
        <w:t>tool runner</w:t>
      </w:r>
      <w:r w:rsidR="00296462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 xml:space="preserve">logs included in Appendix A. </w:t>
      </w:r>
      <w:bookmarkStart w:id="18" w:name="_Hlk42607891"/>
      <w:r w:rsidR="00B419ED">
        <w:rPr>
          <w:rFonts w:ascii="Arial" w:hAnsi="Arial"/>
        </w:rPr>
        <w:t xml:space="preserve">Associated acceptance test </w:t>
      </w:r>
      <w:r w:rsidR="00E7132A">
        <w:rPr>
          <w:rFonts w:ascii="Arial" w:hAnsi="Arial"/>
        </w:rPr>
        <w:t>files</w:t>
      </w:r>
      <w:r w:rsidR="00B419ED">
        <w:rPr>
          <w:rFonts w:ascii="Arial" w:hAnsi="Arial"/>
        </w:rPr>
        <w:t xml:space="preserve"> are located in</w:t>
      </w:r>
      <w:r w:rsidR="00B419ED" w:rsidRPr="00B419ED">
        <w:rPr>
          <w:rFonts w:ascii="Arial" w:hAnsi="Arial"/>
        </w:rPr>
        <w:t>:</w:t>
      </w:r>
    </w:p>
    <w:p w14:paraId="6B853BE6" w14:textId="31DE1C0E" w:rsidR="00B419ED" w:rsidRDefault="00B419ED" w:rsidP="00B419ED">
      <w:pPr>
        <w:pStyle w:val="H1bodytext"/>
        <w:spacing w:after="120"/>
        <w:rPr>
          <w:rFonts w:ascii="Arial" w:hAnsi="Arial"/>
        </w:rPr>
      </w:pPr>
      <w:r w:rsidRPr="00B419ED">
        <w:rPr>
          <w:rFonts w:ascii="Arial" w:hAnsi="Arial"/>
        </w:rPr>
        <w:t>CA-CIE-Tools/docs/</w:t>
      </w:r>
      <w:proofErr w:type="spellStart"/>
      <w:r w:rsidRPr="00B419ED">
        <w:rPr>
          <w:rFonts w:ascii="Arial" w:hAnsi="Arial"/>
        </w:rPr>
        <w:t>fingerprinter</w:t>
      </w:r>
      <w:proofErr w:type="spellEnd"/>
      <w:r w:rsidRPr="00B419ED">
        <w:rPr>
          <w:rFonts w:ascii="Arial" w:hAnsi="Arial"/>
        </w:rPr>
        <w:t>/v1.</w:t>
      </w:r>
      <w:r w:rsidR="00500B09">
        <w:rPr>
          <w:rFonts w:ascii="Arial" w:hAnsi="Arial"/>
        </w:rPr>
        <w:t>0</w:t>
      </w:r>
      <w:r w:rsidR="0083391B">
        <w:rPr>
          <w:rFonts w:ascii="Arial" w:hAnsi="Arial"/>
        </w:rPr>
        <w:t>_testlogs.zip</w:t>
      </w:r>
      <w:bookmarkEnd w:id="18"/>
    </w:p>
    <w:p w14:paraId="0EB9F64C" w14:textId="053EA980" w:rsidR="00DA35EC" w:rsidRPr="000916B2" w:rsidRDefault="00DA35EC" w:rsidP="00B419ED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there are no unresolved incidents.</w:t>
      </w:r>
      <w:r w:rsidRPr="000916B2">
        <w:rPr>
          <w:rFonts w:ascii="Arial" w:hAnsi="Arial"/>
        </w:rPr>
        <w:t xml:space="preserve">  </w:t>
      </w:r>
    </w:p>
    <w:bookmarkEnd w:id="17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70C5A151" w14:textId="77777777" w:rsidR="00BC616C" w:rsidRPr="00E9368E" w:rsidRDefault="00BC616C" w:rsidP="00BC616C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>
        <w:rPr>
          <w:rFonts w:ascii="Arial" w:hAnsi="Arial"/>
          <w:b/>
        </w:rPr>
        <w:t>Tool Versions</w:t>
      </w:r>
    </w:p>
    <w:p w14:paraId="68CA879A" w14:textId="0844BCA6" w:rsidR="00BC616C" w:rsidRPr="00151D2A" w:rsidRDefault="00BC616C" w:rsidP="00BC616C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 xml:space="preserve">This section details changes incorporated into each version of the </w:t>
      </w:r>
      <w:proofErr w:type="spellStart"/>
      <w:r>
        <w:rPr>
          <w:rFonts w:ascii="Arial" w:hAnsi="Arial"/>
        </w:rPr>
        <w:t>Fingerprinter</w:t>
      </w:r>
      <w:proofErr w:type="spellEnd"/>
      <w:r w:rsidRPr="00151D2A">
        <w:rPr>
          <w:rFonts w:ascii="Arial" w:hAnsi="Arial"/>
        </w:rPr>
        <w:t xml:space="preserve"> tool.</w:t>
      </w:r>
    </w:p>
    <w:p w14:paraId="3CC0FD6E" w14:textId="77777777" w:rsidR="00BC616C" w:rsidRDefault="00BC616C" w:rsidP="00BC616C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>•</w:t>
      </w:r>
      <w:r w:rsidRPr="00151D2A">
        <w:rPr>
          <w:rFonts w:ascii="Arial" w:hAnsi="Arial"/>
        </w:rPr>
        <w:tab/>
        <w:t>1.0 – Tool was developed.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4FF937D7" w:rsidR="00F3020C" w:rsidRPr="000916B2" w:rsidRDefault="00F3020C" w:rsidP="00F6461A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bookmarkStart w:id="19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26E0109E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9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56D364B6" w14:textId="77777777" w:rsidR="00F3020C" w:rsidRPr="000916B2" w:rsidRDefault="00F3020C"/>
    <w:p w14:paraId="2A7C5418" w14:textId="74BE777B" w:rsidR="00350291" w:rsidRPr="003855CB" w:rsidRDefault="00350291" w:rsidP="00350291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t>Tool Runner Log</w:t>
      </w:r>
    </w:p>
    <w:p w14:paraId="0EAAC8BA" w14:textId="77777777" w:rsidR="006127FE" w:rsidRDefault="006127FE" w:rsidP="006127FE">
      <w:r>
        <w:t>INFO--01/13/2020 10:58:10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/fingerprint.py_TC-1_logfile.txt"</w:t>
      </w:r>
    </w:p>
    <w:p w14:paraId="48E344A3" w14:textId="77777777" w:rsidR="006127FE" w:rsidRDefault="006127FE" w:rsidP="006127FE">
      <w:r>
        <w:t xml:space="preserve">INFO--01/13/2020 10:58:10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/CA-CIE-Tools-Testing/pylib/fingerprint/fingerprint.py testfile.txt -o ./</w:t>
      </w:r>
      <w:proofErr w:type="spellStart"/>
      <w:r>
        <w:t>testlog</w:t>
      </w:r>
      <w:proofErr w:type="spellEnd"/>
      <w:r>
        <w:t>/fingerprint.py_TC-1_fingerprint.txt"</w:t>
      </w:r>
    </w:p>
    <w:p w14:paraId="51CCFC7A" w14:textId="77777777" w:rsidR="006127FE" w:rsidRDefault="006127FE" w:rsidP="006127FE">
      <w:r>
        <w:t>INFO--01/13/2020 10:58:10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3FFEB74D" w14:textId="77777777" w:rsidR="006127FE" w:rsidRDefault="006127FE" w:rsidP="006127FE">
      <w:r>
        <w:t>INFO--01/13/2020 10:58:10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29CADCCA" w14:textId="77777777" w:rsidR="006127FE" w:rsidRDefault="006127FE" w:rsidP="006127FE">
      <w:r>
        <w:t xml:space="preserve">INFO--01/13/2020 10:58:11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668506B9" w14:textId="77777777" w:rsidR="006127FE" w:rsidRDefault="006127FE" w:rsidP="006127FE">
      <w:r>
        <w:t xml:space="preserve">INFO--01/13/2020 10:58:11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776D3C67" w14:textId="47BBE669" w:rsidR="00350291" w:rsidRDefault="006127FE" w:rsidP="006127FE">
      <w:r>
        <w:t>INFO--01/13/2020 10:58:11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78997E00" w14:textId="77777777" w:rsidR="00CC69E4" w:rsidRDefault="00CC69E4"/>
    <w:tbl>
      <w:tblPr>
        <w:tblStyle w:val="TableGrid"/>
        <w:tblW w:w="10207" w:type="dxa"/>
        <w:tblLook w:val="04A0" w:firstRow="1" w:lastRow="0" w:firstColumn="1" w:lastColumn="0" w:noHBand="0" w:noVBand="1"/>
      </w:tblPr>
      <w:tblGrid>
        <w:gridCol w:w="1800"/>
        <w:gridCol w:w="1913"/>
        <w:gridCol w:w="2138"/>
        <w:gridCol w:w="1979"/>
        <w:gridCol w:w="990"/>
        <w:gridCol w:w="1350"/>
        <w:gridCol w:w="37"/>
      </w:tblGrid>
      <w:tr w:rsidR="00CC69E4" w:rsidRPr="000916B2" w14:paraId="41240447" w14:textId="77777777" w:rsidTr="00F6461A">
        <w:trPr>
          <w:cantSplit/>
          <w:trHeight w:val="477"/>
          <w:tblHeader/>
        </w:trPr>
        <w:tc>
          <w:tcPr>
            <w:tcW w:w="1020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423CD2" w14:textId="3BFFF1F6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A-1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1</w:t>
            </w:r>
          </w:p>
        </w:tc>
      </w:tr>
      <w:tr w:rsidR="00CC69E4" w:rsidRPr="00572F5F" w14:paraId="54CDF056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C4F648" w14:textId="4D4EB1B7" w:rsidR="00CC69E4" w:rsidRPr="007D0AAC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bookmarkStart w:id="20" w:name="_Hlk42527974"/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2828DD82" w14:textId="77777777" w:rsidR="00CC69E4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356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C6844A" w14:textId="63FB174D" w:rsidR="00CC69E4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 w:rsidR="002A0D35"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CC69E4" w:rsidRPr="00572F5F" w14:paraId="0274DF02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B89EAD4" w14:textId="77777777" w:rsidR="00CC69E4" w:rsidRPr="004A568C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502D42D" w14:textId="0BC0B1B2" w:rsidR="00CC69E4" w:rsidRDefault="002A0D35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="000E3892" w:rsidRPr="002A0D35">
              <w:rPr>
                <w:rFonts w:ascii="Arial" w:hAnsi="Arial"/>
                <w:bCs/>
                <w:sz w:val="20"/>
              </w:rPr>
              <w:t xml:space="preserve"> fingerprint.py_TC-1_logfile.txt</w:t>
            </w:r>
          </w:p>
        </w:tc>
        <w:tc>
          <w:tcPr>
            <w:tcW w:w="4356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92CAA5" w14:textId="164308E3" w:rsidR="00CC69E4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 w:rsidR="002A0D35"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 w:rsidR="002A0D35">
              <w:rPr>
                <w:rFonts w:ascii="Arial" w:hAnsi="Arial"/>
                <w:b/>
                <w:sz w:val="20"/>
              </w:rPr>
              <w:t>a</w:t>
            </w:r>
            <w:proofErr w:type="spellEnd"/>
            <w:r w:rsidR="002A0D35"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CC69E4" w:rsidRPr="00572F5F" w14:paraId="71B87025" w14:textId="77777777" w:rsidTr="00F6461A">
        <w:trPr>
          <w:cantSplit/>
          <w:trHeight w:val="530"/>
          <w:tblHeader/>
        </w:trPr>
        <w:tc>
          <w:tcPr>
            <w:tcW w:w="10207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89BF2A4" w14:textId="0ABC9AB7" w:rsidR="00CC69E4" w:rsidRPr="004A568C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 w:rsidR="008A03BD">
              <w:t xml:space="preserve"> </w:t>
            </w:r>
            <w:r w:rsidR="008A03BD" w:rsidRPr="00FD2D2F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bookmarkEnd w:id="20"/>
      <w:tr w:rsidR="008B08DD" w:rsidRPr="000916B2" w14:paraId="73FE8928" w14:textId="77777777" w:rsidTr="00F6461A">
        <w:trPr>
          <w:gridAfter w:val="1"/>
          <w:wAfter w:w="37" w:type="dxa"/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33F7DBD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5C7A575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72365A1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CC69E4" w:rsidRPr="000916B2" w14:paraId="0125F578" w14:textId="77777777" w:rsidTr="00F6461A">
        <w:trPr>
          <w:cantSplit/>
          <w:trHeight w:val="548"/>
        </w:trPr>
        <w:tc>
          <w:tcPr>
            <w:tcW w:w="10207" w:type="dxa"/>
            <w:gridSpan w:val="7"/>
            <w:vAlign w:val="center"/>
          </w:tcPr>
          <w:p w14:paraId="3A80FAE5" w14:textId="77777777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  <w:i/>
                <w:iCs/>
              </w:rPr>
              <w:t>/</w:t>
            </w:r>
            <w:proofErr w:type="spellStart"/>
            <w:r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CC69E4" w:rsidRPr="000916B2" w14:paraId="362F9501" w14:textId="77777777" w:rsidTr="00F6461A">
        <w:trPr>
          <w:cantSplit/>
          <w:trHeight w:val="584"/>
        </w:trPr>
        <w:tc>
          <w:tcPr>
            <w:tcW w:w="10207" w:type="dxa"/>
            <w:gridSpan w:val="7"/>
            <w:vAlign w:val="center"/>
          </w:tcPr>
          <w:p w14:paraId="2CC337B6" w14:textId="0E833718" w:rsidR="00CC69E4" w:rsidRDefault="00CC69E4" w:rsidP="0085518E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] </w:t>
            </w:r>
            <w:r w:rsidR="008A03BD" w:rsidRPr="00FD2D2F">
              <w:t>\\olive\backups\CAVE\CA-CIE-Tools-TestEnv\fingerprint_test</w:t>
            </w:r>
          </w:p>
          <w:p w14:paraId="583CF92A" w14:textId="77777777" w:rsidR="00CC69E4" w:rsidRPr="000916B2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</w:tc>
      </w:tr>
      <w:tr w:rsidR="00CC69E4" w:rsidRPr="000916B2" w14:paraId="30EBDEF0" w14:textId="77777777" w:rsidTr="00F6461A">
        <w:trPr>
          <w:cantSplit/>
          <w:trHeight w:val="521"/>
        </w:trPr>
        <w:tc>
          <w:tcPr>
            <w:tcW w:w="10207" w:type="dxa"/>
            <w:gridSpan w:val="7"/>
            <w:vAlign w:val="center"/>
          </w:tcPr>
          <w:p w14:paraId="5A740B8C" w14:textId="77777777" w:rsidR="00CC69E4" w:rsidRPr="000916B2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CC69E4" w:rsidRPr="000916B2" w14:paraId="52B6FF29" w14:textId="77777777" w:rsidTr="00F6461A">
        <w:trPr>
          <w:cantSplit/>
          <w:trHeight w:val="2798"/>
        </w:trPr>
        <w:tc>
          <w:tcPr>
            <w:tcW w:w="10207" w:type="dxa"/>
            <w:gridSpan w:val="7"/>
            <w:vAlign w:val="center"/>
          </w:tcPr>
          <w:p w14:paraId="63D4784C" w14:textId="77777777" w:rsidR="00CC69E4" w:rsidRDefault="00CC69E4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lastRenderedPageBreak/>
              <w:t xml:space="preserve">Verify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and repository status by entering the following at the command line:</w:t>
            </w:r>
          </w:p>
          <w:p w14:paraId="576C3483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(verify branch is “development”)</w:t>
            </w:r>
          </w:p>
          <w:p w14:paraId="6D275A2E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5167A7BA" wp14:editId="109A7C17">
                  <wp:extent cx="5800725" cy="35179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205458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B99B0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pull </w:t>
            </w:r>
          </w:p>
          <w:p w14:paraId="4D03BBE5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**</w:t>
            </w:r>
            <w:proofErr w:type="spellStart"/>
            <w:r>
              <w:rPr>
                <w:rFonts w:ascii="Arial" w:hAnsi="Arial"/>
                <w:i/>
                <w:iCs/>
              </w:rPr>
              <w:t>Note:Sara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pulled from the database and it worked</w:t>
            </w:r>
          </w:p>
          <w:p w14:paraId="234C1A8F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119738F4" wp14:editId="71709DC3">
                  <wp:extent cx="5838825" cy="1047115"/>
                  <wp:effectExtent l="0" t="0" r="952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20E82D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395AC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086139BB" wp14:editId="14F06007">
                  <wp:extent cx="5772150" cy="21717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186" t="7248" r="68838" b="53999"/>
                          <a:stretch/>
                        </pic:blipFill>
                        <pic:spPr bwMode="auto">
                          <a:xfrm>
                            <a:off x="0" y="0"/>
                            <a:ext cx="5784977" cy="217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B1CA64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66AE2F2C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status</w:t>
            </w:r>
          </w:p>
          <w:p w14:paraId="4354AAD0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64A09CA5" wp14:editId="00A65750">
                  <wp:extent cx="5886450" cy="567690"/>
                  <wp:effectExtent l="0" t="0" r="0" b="3810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208B24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9C2C2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-1 </w:t>
            </w:r>
          </w:p>
          <w:p w14:paraId="3721541C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7044B9" wp14:editId="56092A93">
                  <wp:extent cx="5753100" cy="826770"/>
                  <wp:effectExtent l="0" t="0" r="0" b="0"/>
                  <wp:docPr id="22" name="Picture 22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20E135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48287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6302C0B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Note  first 6 characters of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SHA-1 hash tag in acceptance test report</w:t>
            </w:r>
          </w:p>
          <w:p w14:paraId="011661EA" w14:textId="77777777" w:rsidR="00CC69E4" w:rsidRDefault="00CC69E4" w:rsidP="0085518E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8b4218</w:t>
            </w:r>
          </w:p>
        </w:tc>
      </w:tr>
      <w:tr w:rsidR="00FB4F59" w:rsidRPr="000916B2" w14:paraId="37DC0288" w14:textId="77777777" w:rsidTr="00F6461A">
        <w:trPr>
          <w:cantSplit/>
          <w:trHeight w:val="467"/>
        </w:trPr>
        <w:tc>
          <w:tcPr>
            <w:tcW w:w="3713" w:type="dxa"/>
            <w:gridSpan w:val="2"/>
            <w:vMerge w:val="restart"/>
            <w:vAlign w:val="center"/>
          </w:tcPr>
          <w:p w14:paraId="50257C36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6494" w:type="dxa"/>
            <w:gridSpan w:val="5"/>
            <w:vAlign w:val="center"/>
          </w:tcPr>
          <w:p w14:paraId="491AF97C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B0031E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F6461A">
        <w:trPr>
          <w:cantSplit/>
          <w:trHeight w:val="1277"/>
        </w:trPr>
        <w:tc>
          <w:tcPr>
            <w:tcW w:w="3713" w:type="dxa"/>
            <w:gridSpan w:val="2"/>
            <w:vMerge/>
            <w:vAlign w:val="center"/>
          </w:tcPr>
          <w:p w14:paraId="0E59FC24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107" w:type="dxa"/>
            <w:gridSpan w:val="3"/>
            <w:vAlign w:val="center"/>
          </w:tcPr>
          <w:p w14:paraId="2D2AB7A9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 xml:space="preserve">documents </w:t>
            </w:r>
            <w:proofErr w:type="spellStart"/>
            <w:r w:rsidRPr="000916B2">
              <w:rPr>
                <w:rFonts w:ascii="Arial" w:hAnsi="Arial"/>
              </w:rPr>
              <w:t>datetime</w:t>
            </w:r>
            <w:proofErr w:type="spellEnd"/>
            <w:r w:rsidRPr="000916B2">
              <w:rPr>
                <w:rFonts w:ascii="Arial" w:hAnsi="Arial"/>
              </w:rPr>
              <w:t xml:space="preserve"> stamp of fingerprint, path (if applicable) and filename and hash tag</w:t>
            </w:r>
          </w:p>
        </w:tc>
        <w:tc>
          <w:tcPr>
            <w:tcW w:w="1387" w:type="dxa"/>
            <w:gridSpan w:val="2"/>
            <w:vAlign w:val="center"/>
          </w:tcPr>
          <w:p w14:paraId="5AD4AC47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73EC2D1F" w14:textId="77777777" w:rsidR="008B08DD" w:rsidRDefault="008B08DD">
      <w:pPr>
        <w:spacing w:after="160" w:line="259" w:lineRule="auto"/>
      </w:pPr>
      <w:r>
        <w:br w:type="page"/>
      </w:r>
    </w:p>
    <w:p w14:paraId="1C453570" w14:textId="6FC85DAC" w:rsidR="00350291" w:rsidRPr="003855CB" w:rsidRDefault="00350291" w:rsidP="00F6461A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04E674BD" w14:textId="77777777" w:rsidR="002A0D35" w:rsidRDefault="002A0D35" w:rsidP="002A0D35">
      <w:r>
        <w:t>INFO--01/13/2020 10:59:40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/fingerprint.py_TC-2_logfile.txt"</w:t>
      </w:r>
    </w:p>
    <w:p w14:paraId="181938C0" w14:textId="77777777" w:rsidR="002A0D35" w:rsidRDefault="002A0D35" w:rsidP="002A0D35">
      <w:r>
        <w:t xml:space="preserve">INFO--01/13/2020 10:59:40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</w:t>
      </w:r>
      <w:proofErr w:type="gramStart"/>
      <w:r>
        <w:t>CA-CIE-Tools-Testing/pylib/fingerprint/fingerprint.py ./</w:t>
      </w:r>
      <w:proofErr w:type="gramEnd"/>
      <w:r>
        <w:t>TestFolder_1 -o ./</w:t>
      </w:r>
      <w:proofErr w:type="spellStart"/>
      <w:r>
        <w:t>testlog</w:t>
      </w:r>
      <w:proofErr w:type="spellEnd"/>
      <w:r>
        <w:t>/fingerprint.py_TC-2_fingerprint.txt"</w:t>
      </w:r>
    </w:p>
    <w:p w14:paraId="1AA2D92C" w14:textId="77777777" w:rsidR="002A0D35" w:rsidRDefault="002A0D35" w:rsidP="002A0D35">
      <w:r>
        <w:t>INFO--01/13/2020 10:59:40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74722208" w14:textId="77777777" w:rsidR="002A0D35" w:rsidRDefault="002A0D35" w:rsidP="002A0D35">
      <w:r>
        <w:t>INFO--01/13/2020 10:59:40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59907DD2" w14:textId="77777777" w:rsidR="002A0D35" w:rsidRDefault="002A0D35" w:rsidP="002A0D35">
      <w:r>
        <w:t xml:space="preserve">INFO--01/13/2020 10:59:40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1737D74E" w14:textId="77777777" w:rsidR="002A0D35" w:rsidRDefault="002A0D35" w:rsidP="002A0D35">
      <w:r>
        <w:t xml:space="preserve">INFO--01/13/2020 10:59:40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0F1AD0A9" w14:textId="544B8208" w:rsidR="00350291" w:rsidRDefault="002A0D35" w:rsidP="002A0D35">
      <w:r>
        <w:t>INFO--01/13/2020 10:59:40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0B8C328A" w14:textId="77777777" w:rsidR="00CC69E4" w:rsidRDefault="00CC69E4"/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800"/>
        <w:gridCol w:w="255"/>
        <w:gridCol w:w="3796"/>
        <w:gridCol w:w="1872"/>
        <w:gridCol w:w="107"/>
        <w:gridCol w:w="2250"/>
      </w:tblGrid>
      <w:tr w:rsidR="00CC69E4" w:rsidRPr="000916B2" w14:paraId="0F8E0CC7" w14:textId="77777777" w:rsidTr="00F6461A">
        <w:trPr>
          <w:trHeight w:val="468"/>
          <w:tblHeader/>
        </w:trPr>
        <w:tc>
          <w:tcPr>
            <w:tcW w:w="1008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462F37" w14:textId="55BA62ED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proofErr w:type="gramStart"/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 xml:space="preserve"> A</w:t>
            </w:r>
            <w:proofErr w:type="gramEnd"/>
            <w:r>
              <w:rPr>
                <w:rFonts w:ascii="Arial" w:hAnsi="Arial"/>
                <w:b/>
              </w:rPr>
              <w:t>-2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2</w:t>
            </w:r>
          </w:p>
        </w:tc>
      </w:tr>
      <w:tr w:rsidR="000E3892" w:rsidRPr="00572F5F" w14:paraId="54009E5A" w14:textId="77777777" w:rsidTr="00F6461A">
        <w:trPr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061CCF" w14:textId="7FFFD932" w:rsidR="000E3892" w:rsidRPr="007D0AAC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698C12D4" w14:textId="365A7894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DBB42DB" w14:textId="77777777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0E3892" w:rsidRPr="00572F5F" w14:paraId="78184C48" w14:textId="77777777" w:rsidTr="00F6461A">
        <w:trPr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C7D7E2" w14:textId="77777777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2BB1D63D" w14:textId="279C4519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2A0D35">
              <w:rPr>
                <w:rFonts w:ascii="Arial" w:hAnsi="Arial"/>
                <w:bCs/>
                <w:sz w:val="20"/>
              </w:rPr>
              <w:t xml:space="preserve"> fingerprint.py_TC-</w:t>
            </w:r>
            <w:r>
              <w:rPr>
                <w:rFonts w:ascii="Arial" w:hAnsi="Arial"/>
                <w:bCs/>
                <w:sz w:val="20"/>
              </w:rPr>
              <w:t>2</w:t>
            </w:r>
            <w:r w:rsidRPr="002A0D35">
              <w:rPr>
                <w:rFonts w:ascii="Arial" w:hAnsi="Arial"/>
                <w:bCs/>
                <w:sz w:val="20"/>
              </w:rPr>
              <w:t>_logfile.txt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074B388" w14:textId="5AF0A5CE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>
              <w:rPr>
                <w:rFonts w:ascii="Arial" w:hAnsi="Arial"/>
                <w:b/>
                <w:sz w:val="20"/>
              </w:rPr>
              <w:t>a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0E3892" w:rsidRPr="00572F5F" w14:paraId="6AA580AF" w14:textId="77777777" w:rsidTr="00F6461A">
        <w:trPr>
          <w:trHeight w:val="530"/>
          <w:tblHeader/>
        </w:trPr>
        <w:tc>
          <w:tcPr>
            <w:tcW w:w="10080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7336B3A" w14:textId="7DAA46BE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t xml:space="preserve"> </w:t>
            </w:r>
            <w:r w:rsidRPr="00206A91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tr w:rsidR="008B08DD" w:rsidRPr="000916B2" w14:paraId="762C4894" w14:textId="77777777" w:rsidTr="00F6461A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CBA2DF2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4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D817495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A623F8A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7A21E192" w14:textId="77777777" w:rsidTr="00F6461A">
        <w:trPr>
          <w:trHeight w:val="917"/>
        </w:trPr>
        <w:tc>
          <w:tcPr>
            <w:tcW w:w="2055" w:type="dxa"/>
            <w:gridSpan w:val="2"/>
            <w:vMerge w:val="restart"/>
            <w:vAlign w:val="center"/>
          </w:tcPr>
          <w:p w14:paraId="1A9F4615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025" w:type="dxa"/>
            <w:gridSpan w:val="4"/>
            <w:vAlign w:val="center"/>
          </w:tcPr>
          <w:p w14:paraId="6B504FB8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B0031E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F6461A">
        <w:trPr>
          <w:trHeight w:val="2015"/>
        </w:trPr>
        <w:tc>
          <w:tcPr>
            <w:tcW w:w="2055" w:type="dxa"/>
            <w:gridSpan w:val="2"/>
            <w:vMerge/>
            <w:vAlign w:val="center"/>
          </w:tcPr>
          <w:p w14:paraId="00D79E53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6AE17924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B0031E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proofErr w:type="spellStart"/>
            <w:r w:rsidRPr="000916B2">
              <w:rPr>
                <w:rFonts w:ascii="Arial" w:hAnsi="Arial"/>
              </w:rPr>
              <w:t>datetime</w:t>
            </w:r>
            <w:proofErr w:type="spellEnd"/>
            <w:r w:rsidRPr="000916B2">
              <w:rPr>
                <w:rFonts w:ascii="Arial" w:hAnsi="Arial"/>
              </w:rPr>
              <w:t xml:space="preserve"> stamp of fingerprint, </w:t>
            </w:r>
          </w:p>
          <w:p w14:paraId="532184E0" w14:textId="77777777" w:rsidR="00FB4F59" w:rsidRPr="000916B2" w:rsidRDefault="00FB4F59" w:rsidP="00B0031E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B0031E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357" w:type="dxa"/>
            <w:gridSpan w:val="2"/>
            <w:vAlign w:val="center"/>
          </w:tcPr>
          <w:p w14:paraId="6198101F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4B7B5C21" w14:textId="6B228C8A" w:rsidR="00350291" w:rsidRDefault="00350291"/>
    <w:p w14:paraId="27766BC4" w14:textId="77777777" w:rsidR="00350291" w:rsidRDefault="00350291">
      <w:pPr>
        <w:spacing w:after="160" w:line="259" w:lineRule="auto"/>
      </w:pPr>
      <w:r>
        <w:br w:type="page"/>
      </w:r>
    </w:p>
    <w:p w14:paraId="77E7BD8A" w14:textId="79982B6D" w:rsidR="00350291" w:rsidRPr="003855CB" w:rsidRDefault="00350291" w:rsidP="00F6461A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77BEC8C2" w14:textId="77777777" w:rsidR="002A0D35" w:rsidRDefault="002A0D35" w:rsidP="002A0D35">
      <w:r>
        <w:t>INFO--01/13/2020 11:02:58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/fingerprint.py_TC-3_logfile.txt"</w:t>
      </w:r>
    </w:p>
    <w:p w14:paraId="6D28B62E" w14:textId="77777777" w:rsidR="002A0D35" w:rsidRDefault="002A0D35" w:rsidP="002A0D35">
      <w:r>
        <w:t xml:space="preserve">INFO--01/13/2020 11:02:58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/CA-CIE-Tools-Testing/pylib/fingerprint/</w:t>
      </w:r>
      <w:proofErr w:type="gramStart"/>
      <w:r>
        <w:t>fingerprint.py .</w:t>
      </w:r>
      <w:proofErr w:type="gramEnd"/>
      <w:r>
        <w:t xml:space="preserve"> -o ./</w:t>
      </w:r>
      <w:proofErr w:type="spellStart"/>
      <w:r>
        <w:t>testlog</w:t>
      </w:r>
      <w:proofErr w:type="spellEnd"/>
      <w:r>
        <w:t>/fingerprint.py_TC-3_fingerprint.txt"</w:t>
      </w:r>
    </w:p>
    <w:p w14:paraId="4DE1FEB7" w14:textId="77777777" w:rsidR="002A0D35" w:rsidRDefault="002A0D35" w:rsidP="002A0D35">
      <w:r>
        <w:t>INFO--01/13/2020 11:02:59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71F5A3FE" w14:textId="77777777" w:rsidR="002A0D35" w:rsidRDefault="002A0D35" w:rsidP="002A0D35">
      <w:r>
        <w:t>INFO--01/13/2020 11:02:59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77A14E97" w14:textId="77777777" w:rsidR="002A0D35" w:rsidRDefault="002A0D35" w:rsidP="002A0D35">
      <w:r>
        <w:t xml:space="preserve">INFO--01/13/2020 11:02:59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0250F8DC" w14:textId="77777777" w:rsidR="002A0D35" w:rsidRDefault="002A0D35" w:rsidP="002A0D35">
      <w:r>
        <w:t xml:space="preserve">INFO--01/13/2020 11:02:59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17A079D4" w14:textId="7767C917" w:rsidR="00CC69E4" w:rsidRDefault="002A0D35" w:rsidP="002A0D35">
      <w:r>
        <w:t>INFO--01/13/2020 11:02:59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366A9A0C" w14:textId="77777777" w:rsidR="002A0D35" w:rsidRDefault="002A0D35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255"/>
        <w:gridCol w:w="3796"/>
        <w:gridCol w:w="1872"/>
        <w:gridCol w:w="107"/>
        <w:gridCol w:w="2340"/>
      </w:tblGrid>
      <w:tr w:rsidR="00CC69E4" w:rsidRPr="000916B2" w14:paraId="6175EF7B" w14:textId="77777777" w:rsidTr="00F6461A">
        <w:trPr>
          <w:cantSplit/>
          <w:trHeight w:val="468"/>
          <w:tblHeader/>
        </w:trPr>
        <w:tc>
          <w:tcPr>
            <w:tcW w:w="1017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2C7449" w14:textId="73CE441B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proofErr w:type="gramStart"/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 xml:space="preserve"> </w:t>
            </w:r>
            <w:r w:rsidR="00350291">
              <w:rPr>
                <w:rFonts w:ascii="Arial" w:hAnsi="Arial"/>
                <w:b/>
              </w:rPr>
              <w:t>A</w:t>
            </w:r>
            <w:proofErr w:type="gramEnd"/>
            <w:r>
              <w:rPr>
                <w:rFonts w:ascii="Arial" w:hAnsi="Arial"/>
                <w:b/>
              </w:rPr>
              <w:t>-3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3</w:t>
            </w:r>
          </w:p>
        </w:tc>
      </w:tr>
      <w:tr w:rsidR="000E3892" w:rsidRPr="00572F5F" w14:paraId="057EAC59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7511CE" w14:textId="7C616ECF" w:rsidR="000E3892" w:rsidRPr="007D0AAC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7638C514" w14:textId="01B02988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3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AED87C6" w14:textId="77777777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0E3892" w:rsidRPr="00572F5F" w14:paraId="0689AA9A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7A677B8" w14:textId="77777777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84BC02E" w14:textId="3381E237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2A0D35">
              <w:rPr>
                <w:rFonts w:ascii="Arial" w:hAnsi="Arial"/>
                <w:bCs/>
                <w:sz w:val="20"/>
              </w:rPr>
              <w:t xml:space="preserve"> fingerprint.py_TC-</w:t>
            </w:r>
            <w:r>
              <w:rPr>
                <w:rFonts w:ascii="Arial" w:hAnsi="Arial"/>
                <w:bCs/>
                <w:sz w:val="20"/>
              </w:rPr>
              <w:t>3</w:t>
            </w:r>
            <w:r w:rsidRPr="002A0D35">
              <w:rPr>
                <w:rFonts w:ascii="Arial" w:hAnsi="Arial"/>
                <w:bCs/>
                <w:sz w:val="20"/>
              </w:rPr>
              <w:t>_logfile.txt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18ABF6" w14:textId="26FDB6C6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>
              <w:rPr>
                <w:rFonts w:ascii="Arial" w:hAnsi="Arial"/>
                <w:b/>
                <w:sz w:val="20"/>
              </w:rPr>
              <w:t>a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0E3892" w:rsidRPr="00572F5F" w14:paraId="61A9211F" w14:textId="77777777" w:rsidTr="00F6461A">
        <w:trPr>
          <w:cantSplit/>
          <w:trHeight w:val="530"/>
          <w:tblHeader/>
        </w:trPr>
        <w:tc>
          <w:tcPr>
            <w:tcW w:w="10170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A628C31" w14:textId="3C72AE3C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t xml:space="preserve"> </w:t>
            </w:r>
            <w:r w:rsidRPr="00206A91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tr w:rsidR="008B08DD" w:rsidRPr="000916B2" w14:paraId="24DD1B0A" w14:textId="77777777" w:rsidTr="00F6461A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607ED44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4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9261681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53A33AD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0F225064" w14:textId="77777777" w:rsidTr="00F6461A">
        <w:trPr>
          <w:cantSplit/>
          <w:trHeight w:val="980"/>
        </w:trPr>
        <w:tc>
          <w:tcPr>
            <w:tcW w:w="2055" w:type="dxa"/>
            <w:gridSpan w:val="2"/>
            <w:vMerge w:val="restart"/>
            <w:vAlign w:val="center"/>
          </w:tcPr>
          <w:p w14:paraId="5F3DB5D0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8115" w:type="dxa"/>
            <w:gridSpan w:val="4"/>
            <w:vAlign w:val="center"/>
          </w:tcPr>
          <w:p w14:paraId="5D74CB1F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F6461A">
        <w:trPr>
          <w:cantSplit/>
          <w:trHeight w:val="782"/>
        </w:trPr>
        <w:tc>
          <w:tcPr>
            <w:tcW w:w="2055" w:type="dxa"/>
            <w:gridSpan w:val="2"/>
            <w:vMerge/>
            <w:vAlign w:val="center"/>
          </w:tcPr>
          <w:p w14:paraId="3272BA09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7657BD76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B0031E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F6461A">
        <w:trPr>
          <w:cantSplit/>
          <w:trHeight w:val="1250"/>
        </w:trPr>
        <w:tc>
          <w:tcPr>
            <w:tcW w:w="2055" w:type="dxa"/>
            <w:gridSpan w:val="2"/>
            <w:vMerge/>
            <w:vAlign w:val="center"/>
          </w:tcPr>
          <w:p w14:paraId="2D8E0077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3BB4AEEC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B0031E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B0031E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447" w:type="dxa"/>
            <w:gridSpan w:val="2"/>
            <w:vAlign w:val="center"/>
          </w:tcPr>
          <w:p w14:paraId="46B8168C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4413041C" w14:textId="13F31D98" w:rsidR="00350291" w:rsidRDefault="00350291"/>
    <w:p w14:paraId="70C31E11" w14:textId="77777777" w:rsidR="00350291" w:rsidRDefault="00350291">
      <w:pPr>
        <w:spacing w:after="160" w:line="259" w:lineRule="auto"/>
      </w:pPr>
      <w:r>
        <w:br w:type="page"/>
      </w:r>
    </w:p>
    <w:p w14:paraId="25AA0AA9" w14:textId="7107C7B6" w:rsidR="00350291" w:rsidRPr="003855CB" w:rsidRDefault="00350291" w:rsidP="00F6461A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363F27DF" w14:textId="77777777" w:rsidR="002A0D35" w:rsidRDefault="002A0D35" w:rsidP="002A0D35">
      <w:r>
        <w:t>INFO--01/13/2020 11:05:23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/fingerprint.py_TC-4_logfile.txt"</w:t>
      </w:r>
    </w:p>
    <w:p w14:paraId="2FE969A2" w14:textId="77777777" w:rsidR="002A0D35" w:rsidRDefault="002A0D35" w:rsidP="002A0D35">
      <w:r>
        <w:t xml:space="preserve">INFO--01/13/2020 11:05:23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/CA-CIE-Tools-Testing/pylib/fingerprint/</w:t>
      </w:r>
      <w:proofErr w:type="gramStart"/>
      <w:r>
        <w:t>fingerprint.py .</w:t>
      </w:r>
      <w:proofErr w:type="gramEnd"/>
      <w:r>
        <w:t xml:space="preserve"> -o ./</w:t>
      </w:r>
      <w:proofErr w:type="spellStart"/>
      <w:r>
        <w:t>testlog</w:t>
      </w:r>
      <w:proofErr w:type="spellEnd"/>
      <w:r>
        <w:t>/fingerprint.py_TC-4_fingerprint.txt"</w:t>
      </w:r>
    </w:p>
    <w:p w14:paraId="28863A9A" w14:textId="77777777" w:rsidR="002A0D35" w:rsidRDefault="002A0D35" w:rsidP="002A0D35">
      <w:r>
        <w:t>INFO--01/13/2020 11:05:24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4082FC1D" w14:textId="77777777" w:rsidR="002A0D35" w:rsidRDefault="002A0D35" w:rsidP="002A0D35">
      <w:r>
        <w:t>INFO--01/13/2020 11:05:24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7C0EBA06" w14:textId="77777777" w:rsidR="002A0D35" w:rsidRDefault="002A0D35" w:rsidP="002A0D35">
      <w:r>
        <w:t xml:space="preserve">INFO--01/13/2020 11:05:24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5C03820C" w14:textId="77777777" w:rsidR="002A0D35" w:rsidRDefault="002A0D35" w:rsidP="002A0D35">
      <w:r>
        <w:t xml:space="preserve">INFO--01/13/2020 11:05:24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40CDB844" w14:textId="0DA0E898" w:rsidR="00350291" w:rsidRDefault="002A0D35" w:rsidP="002A0D35">
      <w:r>
        <w:t>INFO--01/13/2020 11:05:24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187FB313" w14:textId="77777777" w:rsidR="00CC69E4" w:rsidRDefault="00CC69E4"/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800"/>
        <w:gridCol w:w="255"/>
        <w:gridCol w:w="3796"/>
        <w:gridCol w:w="1872"/>
        <w:gridCol w:w="107"/>
        <w:gridCol w:w="2250"/>
      </w:tblGrid>
      <w:tr w:rsidR="00CC69E4" w:rsidRPr="000916B2" w14:paraId="427C2862" w14:textId="77777777" w:rsidTr="00F6461A">
        <w:trPr>
          <w:cantSplit/>
          <w:trHeight w:val="314"/>
          <w:tblHeader/>
        </w:trPr>
        <w:tc>
          <w:tcPr>
            <w:tcW w:w="1008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60B13C" w14:textId="68060928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Table</w:t>
            </w:r>
            <w:r>
              <w:rPr>
                <w:rFonts w:ascii="Arial" w:hAnsi="Arial"/>
                <w:b/>
              </w:rPr>
              <w:t xml:space="preserve"> </w:t>
            </w:r>
            <w:r w:rsidR="00350291">
              <w:rPr>
                <w:rFonts w:ascii="Arial" w:hAnsi="Arial"/>
                <w:b/>
              </w:rPr>
              <w:t>A</w:t>
            </w:r>
            <w:r>
              <w:rPr>
                <w:rFonts w:ascii="Arial" w:hAnsi="Arial"/>
                <w:b/>
              </w:rPr>
              <w:t>-4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4</w:t>
            </w:r>
          </w:p>
        </w:tc>
      </w:tr>
      <w:tr w:rsidR="000E3892" w:rsidRPr="00572F5F" w14:paraId="68BBEFFA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7FB55A" w14:textId="4FC4C6CC" w:rsidR="000E3892" w:rsidRPr="007D0AAC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7B5D361A" w14:textId="3CCD6809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4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F17FAD" w14:textId="77777777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0E3892" w:rsidRPr="00572F5F" w14:paraId="778A9261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CF24BC0" w14:textId="77777777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650B6E1" w14:textId="07BFFCFE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2A0D35">
              <w:rPr>
                <w:rFonts w:ascii="Arial" w:hAnsi="Arial"/>
                <w:bCs/>
                <w:sz w:val="20"/>
              </w:rPr>
              <w:t xml:space="preserve"> fingerprint.py_TC-</w:t>
            </w:r>
            <w:r>
              <w:rPr>
                <w:rFonts w:ascii="Arial" w:hAnsi="Arial"/>
                <w:bCs/>
                <w:sz w:val="20"/>
              </w:rPr>
              <w:t>4</w:t>
            </w:r>
            <w:r w:rsidRPr="002A0D35">
              <w:rPr>
                <w:rFonts w:ascii="Arial" w:hAnsi="Arial"/>
                <w:bCs/>
                <w:sz w:val="20"/>
              </w:rPr>
              <w:t>_logfile.txt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1849D12" w14:textId="7EE41A22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>
              <w:rPr>
                <w:rFonts w:ascii="Arial" w:hAnsi="Arial"/>
                <w:b/>
                <w:sz w:val="20"/>
              </w:rPr>
              <w:t>a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0E3892" w:rsidRPr="00572F5F" w14:paraId="1F4AE78F" w14:textId="77777777" w:rsidTr="00F6461A">
        <w:trPr>
          <w:cantSplit/>
          <w:trHeight w:val="530"/>
          <w:tblHeader/>
        </w:trPr>
        <w:tc>
          <w:tcPr>
            <w:tcW w:w="10080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1E8116" w14:textId="21F21E3A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t xml:space="preserve"> </w:t>
            </w:r>
            <w:r w:rsidRPr="00206A91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tr w:rsidR="008B08DD" w:rsidRPr="000916B2" w14:paraId="5089D5F2" w14:textId="77777777" w:rsidTr="00F6461A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1630208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4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E51DDF9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5BD76F9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2AD8E784" w14:textId="77777777" w:rsidTr="00F6461A">
        <w:trPr>
          <w:cantSplit/>
          <w:trHeight w:val="1142"/>
        </w:trPr>
        <w:tc>
          <w:tcPr>
            <w:tcW w:w="2055" w:type="dxa"/>
            <w:gridSpan w:val="2"/>
            <w:vMerge w:val="restart"/>
            <w:vAlign w:val="center"/>
          </w:tcPr>
          <w:p w14:paraId="53A2BADB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025" w:type="dxa"/>
            <w:gridSpan w:val="4"/>
            <w:vAlign w:val="center"/>
          </w:tcPr>
          <w:p w14:paraId="24E740B2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F6461A">
        <w:trPr>
          <w:cantSplit/>
          <w:trHeight w:val="575"/>
        </w:trPr>
        <w:tc>
          <w:tcPr>
            <w:tcW w:w="2055" w:type="dxa"/>
            <w:gridSpan w:val="2"/>
            <w:vMerge/>
            <w:vAlign w:val="center"/>
          </w:tcPr>
          <w:p w14:paraId="5E367D35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025" w:type="dxa"/>
            <w:gridSpan w:val="4"/>
            <w:vAlign w:val="center"/>
          </w:tcPr>
          <w:p w14:paraId="6B6E3451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F6461A">
        <w:trPr>
          <w:cantSplit/>
          <w:trHeight w:val="647"/>
        </w:trPr>
        <w:tc>
          <w:tcPr>
            <w:tcW w:w="2055" w:type="dxa"/>
            <w:gridSpan w:val="2"/>
            <w:vMerge/>
            <w:vAlign w:val="center"/>
          </w:tcPr>
          <w:p w14:paraId="2C8C6977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025" w:type="dxa"/>
            <w:gridSpan w:val="4"/>
            <w:vAlign w:val="center"/>
          </w:tcPr>
          <w:p w14:paraId="21B6D0A0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FB4F59" w:rsidRPr="000916B2" w14:paraId="797DE5DC" w14:textId="77777777" w:rsidTr="00F6461A">
        <w:trPr>
          <w:cantSplit/>
          <w:trHeight w:val="818"/>
        </w:trPr>
        <w:tc>
          <w:tcPr>
            <w:tcW w:w="2055" w:type="dxa"/>
            <w:gridSpan w:val="2"/>
            <w:vMerge/>
            <w:vAlign w:val="center"/>
          </w:tcPr>
          <w:p w14:paraId="0BB9520A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025" w:type="dxa"/>
            <w:gridSpan w:val="4"/>
            <w:vAlign w:val="center"/>
          </w:tcPr>
          <w:p w14:paraId="5F8D06B3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B0031E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F6461A">
        <w:trPr>
          <w:cantSplit/>
          <w:trHeight w:val="1610"/>
        </w:trPr>
        <w:tc>
          <w:tcPr>
            <w:tcW w:w="2055" w:type="dxa"/>
            <w:gridSpan w:val="2"/>
            <w:vMerge/>
            <w:vAlign w:val="center"/>
          </w:tcPr>
          <w:p w14:paraId="6DE82719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7E30E5C9" w14:textId="77777777" w:rsidR="00FB4F59" w:rsidRPr="004F4866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B0031E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B0031E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B0031E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357" w:type="dxa"/>
            <w:gridSpan w:val="2"/>
            <w:vAlign w:val="center"/>
          </w:tcPr>
          <w:p w14:paraId="7E07333F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7C0753C7" w14:textId="4025F29A" w:rsidR="00350291" w:rsidRDefault="00350291">
      <w:pPr>
        <w:spacing w:after="160" w:line="259" w:lineRule="auto"/>
      </w:pPr>
      <w:r>
        <w:br w:type="page"/>
      </w:r>
    </w:p>
    <w:p w14:paraId="1D4020DC" w14:textId="52858FAC" w:rsidR="00350291" w:rsidRPr="003855CB" w:rsidRDefault="00350291" w:rsidP="00F6461A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2A7EE1D0" w14:textId="77777777" w:rsidR="002A0D35" w:rsidRDefault="002A0D35" w:rsidP="002A0D35">
      <w:r>
        <w:t>INFO--01/13/2020 11:10:31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/fingerprint.py_TC-5_logfile.txt"</w:t>
      </w:r>
    </w:p>
    <w:p w14:paraId="60A9A63A" w14:textId="77777777" w:rsidR="002A0D35" w:rsidRDefault="002A0D35" w:rsidP="002A0D35">
      <w:r>
        <w:t xml:space="preserve">INFO--01/13/2020 11:10:31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/CA-CIE-Tools-Testing/pylib/fingerprint/</w:t>
      </w:r>
      <w:proofErr w:type="gramStart"/>
      <w:r>
        <w:t>fingerprint.py .</w:t>
      </w:r>
      <w:proofErr w:type="gramEnd"/>
      <w:r>
        <w:t xml:space="preserve"> -o ./</w:t>
      </w:r>
      <w:proofErr w:type="spellStart"/>
      <w:r>
        <w:t>testlog</w:t>
      </w:r>
      <w:proofErr w:type="spellEnd"/>
      <w:r>
        <w:t>/fingerprint.py_TC-5_fingerprint.txt"</w:t>
      </w:r>
    </w:p>
    <w:p w14:paraId="675AEBB7" w14:textId="77777777" w:rsidR="002A0D35" w:rsidRDefault="002A0D35" w:rsidP="002A0D35">
      <w:r>
        <w:t>INFO--01/13/2020 11:10:31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2611B3DC" w14:textId="77777777" w:rsidR="002A0D35" w:rsidRDefault="002A0D35" w:rsidP="002A0D35">
      <w:r>
        <w:t>INFO--01/13/2020 11:10:31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3769599F" w14:textId="77777777" w:rsidR="00846716" w:rsidRDefault="002A0D35" w:rsidP="002A0D35">
      <w:r>
        <w:t xml:space="preserve">INFO--01/13/2020 11:10:32 </w:t>
      </w:r>
    </w:p>
    <w:p w14:paraId="102DB360" w14:textId="71752DC2" w:rsidR="002A0D35" w:rsidRDefault="002A0D35" w:rsidP="002A0D35">
      <w:r>
        <w:t xml:space="preserve">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4447230C" w14:textId="77777777" w:rsidR="002A0D35" w:rsidRDefault="002A0D35" w:rsidP="002A0D35">
      <w:r>
        <w:t xml:space="preserve">INFO--01/13/2020 11:10:32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2A2BCA59" w14:textId="78184D89" w:rsidR="00350291" w:rsidRDefault="002A0D35" w:rsidP="002A0D35">
      <w:r>
        <w:t>INFO--01/13/2020 11:10:32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696DB3C0" w14:textId="77777777" w:rsidR="00350291" w:rsidRDefault="00350291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255"/>
        <w:gridCol w:w="3796"/>
        <w:gridCol w:w="1872"/>
        <w:gridCol w:w="107"/>
        <w:gridCol w:w="2340"/>
      </w:tblGrid>
      <w:tr w:rsidR="00CC69E4" w:rsidRPr="000916B2" w14:paraId="479B7F85" w14:textId="77777777" w:rsidTr="00F6461A">
        <w:trPr>
          <w:cantSplit/>
          <w:trHeight w:val="314"/>
          <w:tblHeader/>
        </w:trPr>
        <w:tc>
          <w:tcPr>
            <w:tcW w:w="1017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EC35B8A" w14:textId="6F300534" w:rsidR="00CC69E4" w:rsidRPr="000916B2" w:rsidRDefault="00CC69E4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A-5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5</w:t>
            </w:r>
          </w:p>
        </w:tc>
      </w:tr>
      <w:tr w:rsidR="000E3892" w:rsidRPr="00572F5F" w14:paraId="1CC29AC3" w14:textId="77777777" w:rsidTr="000E3892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EBF4784" w14:textId="3AB06C10" w:rsidR="000E3892" w:rsidRPr="007D0AAC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1B276A66" w14:textId="029EFB38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5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297D8E" w14:textId="77777777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0E3892" w:rsidRPr="00572F5F" w14:paraId="41F372FF" w14:textId="77777777" w:rsidTr="000E3892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B7ED13" w14:textId="77777777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5B0EE19E" w14:textId="47504D3B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2A0D35">
              <w:rPr>
                <w:rFonts w:ascii="Arial" w:hAnsi="Arial"/>
                <w:bCs/>
                <w:sz w:val="20"/>
              </w:rPr>
              <w:t xml:space="preserve"> fingerprint.py_TC-</w:t>
            </w:r>
            <w:r>
              <w:rPr>
                <w:rFonts w:ascii="Arial" w:hAnsi="Arial"/>
                <w:bCs/>
                <w:sz w:val="20"/>
              </w:rPr>
              <w:t>5</w:t>
            </w:r>
            <w:r w:rsidRPr="002A0D35">
              <w:rPr>
                <w:rFonts w:ascii="Arial" w:hAnsi="Arial"/>
                <w:bCs/>
                <w:sz w:val="20"/>
              </w:rPr>
              <w:t>_logfile.txt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F26401" w14:textId="0DD7439D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>
              <w:rPr>
                <w:rFonts w:ascii="Arial" w:hAnsi="Arial"/>
                <w:b/>
                <w:sz w:val="20"/>
              </w:rPr>
              <w:t>a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0E3892" w:rsidRPr="00572F5F" w14:paraId="24E40EC4" w14:textId="77777777" w:rsidTr="00F6461A">
        <w:trPr>
          <w:cantSplit/>
          <w:trHeight w:val="530"/>
          <w:tblHeader/>
        </w:trPr>
        <w:tc>
          <w:tcPr>
            <w:tcW w:w="10170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38F8B69" w14:textId="0DBA7A7F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t xml:space="preserve"> </w:t>
            </w:r>
            <w:r w:rsidRPr="00206A91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tr w:rsidR="008B08DD" w:rsidRPr="000916B2" w14:paraId="30D60843" w14:textId="77777777" w:rsidTr="00E81293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40B61EF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4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3B8F201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928E494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6B3E2569" w14:textId="77777777" w:rsidTr="00F6461A">
        <w:trPr>
          <w:cantSplit/>
          <w:trHeight w:val="692"/>
        </w:trPr>
        <w:tc>
          <w:tcPr>
            <w:tcW w:w="2055" w:type="dxa"/>
            <w:gridSpan w:val="2"/>
            <w:vMerge w:val="restart"/>
            <w:vAlign w:val="center"/>
          </w:tcPr>
          <w:p w14:paraId="170C4A63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115" w:type="dxa"/>
            <w:gridSpan w:val="4"/>
            <w:vAlign w:val="center"/>
          </w:tcPr>
          <w:p w14:paraId="4D8E6825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C</w:t>
            </w:r>
            <w:r w:rsidRPr="000916B2">
              <w:rPr>
                <w:rFonts w:ascii="Arial" w:hAnsi="Arial"/>
                <w:i/>
                <w:iCs/>
              </w:rPr>
              <w:t>opy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FB4F59" w:rsidRPr="000916B2" w14:paraId="59D25896" w14:textId="77777777" w:rsidTr="00F6461A">
        <w:trPr>
          <w:cantSplit/>
          <w:trHeight w:val="512"/>
        </w:trPr>
        <w:tc>
          <w:tcPr>
            <w:tcW w:w="2055" w:type="dxa"/>
            <w:gridSpan w:val="2"/>
            <w:vMerge/>
            <w:vAlign w:val="center"/>
          </w:tcPr>
          <w:p w14:paraId="4A2E2268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66EAD3F5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FB4F59" w:rsidRPr="000916B2" w14:paraId="1B35FB95" w14:textId="77777777" w:rsidTr="00F6461A">
        <w:trPr>
          <w:cantSplit/>
          <w:trHeight w:val="512"/>
        </w:trPr>
        <w:tc>
          <w:tcPr>
            <w:tcW w:w="2055" w:type="dxa"/>
            <w:gridSpan w:val="2"/>
            <w:vMerge/>
            <w:vAlign w:val="center"/>
          </w:tcPr>
          <w:p w14:paraId="759D529F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2F779FB0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FB4F59" w:rsidRPr="000916B2" w14:paraId="4A6E53C3" w14:textId="77777777" w:rsidTr="00F6461A">
        <w:trPr>
          <w:cantSplit/>
          <w:trHeight w:val="728"/>
        </w:trPr>
        <w:tc>
          <w:tcPr>
            <w:tcW w:w="2055" w:type="dxa"/>
            <w:gridSpan w:val="2"/>
            <w:vMerge/>
            <w:vAlign w:val="center"/>
          </w:tcPr>
          <w:p w14:paraId="0101320A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25E951DF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B0031E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F6461A">
        <w:trPr>
          <w:cantSplit/>
          <w:trHeight w:val="1232"/>
        </w:trPr>
        <w:tc>
          <w:tcPr>
            <w:tcW w:w="2055" w:type="dxa"/>
            <w:gridSpan w:val="2"/>
            <w:vMerge/>
            <w:vAlign w:val="center"/>
          </w:tcPr>
          <w:p w14:paraId="05902AE3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06C9FA65" w14:textId="77777777" w:rsidR="00FB4F59" w:rsidRPr="004F4866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B0031E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D663372" w14:textId="77777777" w:rsidR="00FB4F59" w:rsidRPr="000916B2" w:rsidRDefault="00FB4F59" w:rsidP="00B0031E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447" w:type="dxa"/>
            <w:gridSpan w:val="2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F6461A">
        <w:trPr>
          <w:cantSplit/>
          <w:trHeight w:val="1043"/>
        </w:trPr>
        <w:tc>
          <w:tcPr>
            <w:tcW w:w="2055" w:type="dxa"/>
            <w:gridSpan w:val="2"/>
            <w:vMerge/>
            <w:vAlign w:val="center"/>
          </w:tcPr>
          <w:p w14:paraId="3F18E68F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3951C1B5" w14:textId="77777777" w:rsidR="00FB4F59" w:rsidRPr="0057454C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77777777" w:rsidR="00FB4F59" w:rsidRPr="000916B2" w:rsidRDefault="00FB4F59" w:rsidP="00B0031E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447" w:type="dxa"/>
            <w:gridSpan w:val="2"/>
            <w:vAlign w:val="center"/>
          </w:tcPr>
          <w:p w14:paraId="43EAAFC7" w14:textId="77777777" w:rsidR="00FB4F59" w:rsidRPr="000916B2" w:rsidRDefault="00FB4F59" w:rsidP="00B0031E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38785D0F" w14:textId="7C96E1E9" w:rsidR="00350291" w:rsidRDefault="00350291">
      <w:pPr>
        <w:spacing w:after="160" w:line="259" w:lineRule="auto"/>
      </w:pPr>
      <w:r>
        <w:br w:type="page"/>
      </w:r>
    </w:p>
    <w:p w14:paraId="5F779301" w14:textId="57637A3A" w:rsidR="00350291" w:rsidRPr="003855CB" w:rsidRDefault="00350291" w:rsidP="00F6461A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04CC77C8" w14:textId="77777777" w:rsidR="002A0D35" w:rsidRDefault="002A0D35" w:rsidP="002A0D35">
      <w:r>
        <w:t>INFO--01/13/2020 11:21:15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/fingerprint.py_TC-6a_logfile.txt"</w:t>
      </w:r>
    </w:p>
    <w:p w14:paraId="331BF4FF" w14:textId="77777777" w:rsidR="002A0D35" w:rsidRDefault="002A0D35" w:rsidP="002A0D35">
      <w:r>
        <w:t xml:space="preserve">INFO--01/13/2020 11:21:15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/CA-CIE-Tools-Testing/pylib/fingerprint/fingerprint.py fingerprint_test.zip -o ./</w:t>
      </w:r>
      <w:proofErr w:type="spellStart"/>
      <w:r>
        <w:t>testlog</w:t>
      </w:r>
      <w:proofErr w:type="spellEnd"/>
      <w:r>
        <w:t>/fingerprint.py_TC-6a_fingerprint.txt"</w:t>
      </w:r>
    </w:p>
    <w:p w14:paraId="52929D19" w14:textId="77777777" w:rsidR="002A0D35" w:rsidRDefault="002A0D35" w:rsidP="002A0D35">
      <w:r>
        <w:t>INFO--01/13/2020 11:21:15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5DA1A657" w14:textId="77777777" w:rsidR="002A0D35" w:rsidRDefault="002A0D35" w:rsidP="002A0D35">
      <w:r>
        <w:t>INFO--01/13/2020 11:21:16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1D7744C7" w14:textId="77777777" w:rsidR="002A0D35" w:rsidRDefault="002A0D35" w:rsidP="002A0D35">
      <w:r>
        <w:t xml:space="preserve">INFO--01/13/2020 11:21:16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039652B9" w14:textId="77777777" w:rsidR="002A0D35" w:rsidRDefault="002A0D35" w:rsidP="002A0D35">
      <w:r>
        <w:t xml:space="preserve">INFO--01/13/2020 11:21:16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16165812" w14:textId="74011723" w:rsidR="00350291" w:rsidRDefault="002A0D35" w:rsidP="002A0D35">
      <w:r>
        <w:t>INFO--01/13/2020 11:21:16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68E197F8" w14:textId="318FE17B" w:rsidR="002A0D35" w:rsidRDefault="002A0D35" w:rsidP="002A0D35"/>
    <w:p w14:paraId="02DDEB5A" w14:textId="77777777" w:rsidR="002A0D35" w:rsidRDefault="002A0D35" w:rsidP="002A0D35">
      <w:r>
        <w:t>INFO--01/13/2020 11:23:16 AM--Starting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/fingerprint.py_TC-6b_logfile.txt"</w:t>
      </w:r>
    </w:p>
    <w:p w14:paraId="169A9F0F" w14:textId="77777777" w:rsidR="002A0D35" w:rsidRDefault="002A0D35" w:rsidP="002A0D35">
      <w:r>
        <w:t xml:space="preserve">INFO--01/13/2020 11:23:16 AM--Invoking: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</w:t>
      </w:r>
      <w:proofErr w:type="gramStart"/>
      <w:r>
        <w:t>CA-CIE-Tools-Testing/pylib/fingerprint/fingerprint.py ./</w:t>
      </w:r>
      <w:proofErr w:type="gramEnd"/>
      <w:r>
        <w:t>unzipped -o ./</w:t>
      </w:r>
      <w:proofErr w:type="spellStart"/>
      <w:r>
        <w:t>testlog</w:t>
      </w:r>
      <w:proofErr w:type="spellEnd"/>
      <w:r>
        <w:t>/fingerprint.py_TC-6b_fingerprint.txt"</w:t>
      </w:r>
    </w:p>
    <w:p w14:paraId="44D4C13E" w14:textId="77777777" w:rsidR="002A0D35" w:rsidRDefault="002A0D35" w:rsidP="002A0D35">
      <w:r>
        <w:t>INFO--01/13/2020 11:23:16 AM--Code Version: 8b4218e7018b37c6fec27a5038302d7100fab0d1 v0.5</w:t>
      </w:r>
      <w:proofErr w:type="gramStart"/>
      <w:r>
        <w:t>: ..</w:t>
      </w:r>
      <w:proofErr w:type="gramEnd"/>
      <w:r>
        <w:t>/../../../../../opt/tools/pylib/runner/runner.py</w:t>
      </w:r>
    </w:p>
    <w:p w14:paraId="31063A3F" w14:textId="77777777" w:rsidR="002A0D35" w:rsidRDefault="002A0D35" w:rsidP="002A0D35">
      <w:r>
        <w:t>INFO--01/13/2020 11:23:17 AM--Code Version: 8b4218e7018b37c6fec27a5038302d7100fab0d1 v0.5</w:t>
      </w:r>
      <w:proofErr w:type="gramStart"/>
      <w:r>
        <w:t>: ..</w:t>
      </w:r>
      <w:proofErr w:type="gramEnd"/>
      <w:r>
        <w:t>/CA-CIE-Tools-Testing/pylib/fingerprint/fingerprint.py</w:t>
      </w:r>
    </w:p>
    <w:p w14:paraId="56F54ABE" w14:textId="77777777" w:rsidR="002A0D35" w:rsidRDefault="002A0D35" w:rsidP="002A0D35">
      <w:r>
        <w:t xml:space="preserve">INFO--01/13/2020 11:23:17 AM--QA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1B413C48" w14:textId="77777777" w:rsidR="002A0D35" w:rsidRDefault="002A0D35" w:rsidP="002A0D35">
      <w:r>
        <w:t xml:space="preserve">INFO--01/13/2020 11:23:17 AM--QA Status: </w:t>
      </w:r>
      <w:proofErr w:type="gramStart"/>
      <w:r>
        <w:t>TEST :</w:t>
      </w:r>
      <w:proofErr w:type="gramEnd"/>
      <w:r>
        <w:t xml:space="preserve"> ../CA-CIE-Tools-Testing/pylib/fingerprint/fingerprint.py</w:t>
      </w:r>
    </w:p>
    <w:p w14:paraId="77CA0419" w14:textId="30B26728" w:rsidR="002A0D35" w:rsidRDefault="002A0D35" w:rsidP="002A0D35">
      <w:r>
        <w:t>INFO--01/13/2020 11:23:17 AM--</w:t>
      </w:r>
      <w:proofErr w:type="spellStart"/>
      <w:r>
        <w:t>Username</w:t>
      </w:r>
      <w:proofErr w:type="gramStart"/>
      <w:r>
        <w:t>:nmondragon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7849AC8E" w14:textId="77777777" w:rsidR="00350291" w:rsidRDefault="00350291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255"/>
        <w:gridCol w:w="3796"/>
        <w:gridCol w:w="1872"/>
        <w:gridCol w:w="107"/>
        <w:gridCol w:w="2340"/>
      </w:tblGrid>
      <w:tr w:rsidR="005D4021" w:rsidRPr="000916B2" w14:paraId="6F416694" w14:textId="77777777" w:rsidTr="00F6461A">
        <w:trPr>
          <w:cantSplit/>
          <w:trHeight w:val="468"/>
          <w:tblHeader/>
        </w:trPr>
        <w:tc>
          <w:tcPr>
            <w:tcW w:w="1017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DEE699" w14:textId="28D807D6" w:rsidR="005D4021" w:rsidRPr="000916B2" w:rsidRDefault="005D4021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A-6</w:t>
            </w:r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Acceptance </w:t>
            </w:r>
            <w:r w:rsidRPr="000916B2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Test Case 6</w:t>
            </w:r>
          </w:p>
        </w:tc>
      </w:tr>
      <w:tr w:rsidR="000E3892" w:rsidRPr="00572F5F" w14:paraId="4E4B8356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DF47CF2" w14:textId="42AB5E10" w:rsidR="000E3892" w:rsidRPr="007D0AAC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="00084B60">
              <w:rPr>
                <w:rFonts w:ascii="Arial" w:hAnsi="Arial"/>
                <w:b/>
                <w:sz w:val="20"/>
              </w:rPr>
              <w:t>Acceptance</w:t>
            </w:r>
            <w:r w:rsidR="00084B60" w:rsidRPr="007D0AAC"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176A18AC" w14:textId="03D45244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fingerprint.py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6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C414045" w14:textId="77777777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01/13/2020</w:t>
            </w:r>
          </w:p>
        </w:tc>
      </w:tr>
      <w:tr w:rsidR="000E3892" w:rsidRPr="00572F5F" w14:paraId="15E7C8E1" w14:textId="77777777" w:rsidTr="00F6461A">
        <w:trPr>
          <w:cantSplit/>
          <w:trHeight w:val="530"/>
          <w:tblHeader/>
        </w:trPr>
        <w:tc>
          <w:tcPr>
            <w:tcW w:w="5851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FA6624" w14:textId="77777777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3E2D3C22" w14:textId="4AD69139" w:rsidR="000E3892" w:rsidRDefault="000E3892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\\olive\backups\CAVE\CA-CIE-Tools-TestEnv\fingerprint_test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2A0D35">
              <w:rPr>
                <w:rFonts w:ascii="Arial" w:hAnsi="Arial"/>
                <w:bCs/>
                <w:sz w:val="20"/>
              </w:rPr>
              <w:t xml:space="preserve"> fingerprint.py_TC-</w:t>
            </w:r>
            <w:r>
              <w:rPr>
                <w:rFonts w:ascii="Arial" w:hAnsi="Arial"/>
                <w:bCs/>
                <w:sz w:val="20"/>
              </w:rPr>
              <w:t>6</w:t>
            </w:r>
            <w:r w:rsidRPr="002A0D35">
              <w:rPr>
                <w:rFonts w:ascii="Arial" w:hAnsi="Arial"/>
                <w:bCs/>
                <w:sz w:val="20"/>
              </w:rPr>
              <w:t>_logfile.txt</w:t>
            </w:r>
          </w:p>
        </w:tc>
        <w:tc>
          <w:tcPr>
            <w:tcW w:w="431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868C203" w14:textId="2D930CF3" w:rsidR="000E3892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>
              <w:rPr>
                <w:rFonts w:ascii="Arial" w:hAnsi="Arial"/>
                <w:b/>
                <w:sz w:val="20"/>
              </w:rPr>
              <w:t>Nei</w:t>
            </w:r>
            <w:r w:rsidR="00F23C8F">
              <w:rPr>
                <w:rFonts w:ascii="Arial" w:hAnsi="Arial"/>
                <w:b/>
                <w:sz w:val="20"/>
              </w:rPr>
              <w:t>r</w:t>
            </w:r>
            <w:r>
              <w:rPr>
                <w:rFonts w:ascii="Arial" w:hAnsi="Arial"/>
                <w:b/>
                <w:sz w:val="20"/>
              </w:rPr>
              <w:t>a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0E3892" w:rsidRPr="00572F5F" w14:paraId="6B6634E5" w14:textId="77777777" w:rsidTr="00F6461A">
        <w:trPr>
          <w:cantSplit/>
          <w:trHeight w:val="458"/>
          <w:tblHeader/>
        </w:trPr>
        <w:tc>
          <w:tcPr>
            <w:tcW w:w="10170" w:type="dxa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81226C4" w14:textId="23B57F8C" w:rsidR="000E3892" w:rsidRPr="004A568C" w:rsidRDefault="000E3892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t xml:space="preserve"> </w:t>
            </w:r>
            <w:r w:rsidRPr="00206A91">
              <w:rPr>
                <w:rFonts w:ascii="Arial" w:hAnsi="Arial"/>
                <w:bCs/>
                <w:sz w:val="20"/>
              </w:rPr>
              <w:t>\\olive\backups\CAVE\CA-CIE-Tools-TestEnv\</w:t>
            </w:r>
          </w:p>
        </w:tc>
      </w:tr>
      <w:tr w:rsidR="008B08DD" w:rsidRPr="000916B2" w14:paraId="5C60798C" w14:textId="77777777" w:rsidTr="008B08DD">
        <w:trPr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9120FBD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gridSpan w:val="4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4F2CD35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B7345C" w14:textId="77777777" w:rsidR="008B08DD" w:rsidRPr="000916B2" w:rsidRDefault="008B08DD" w:rsidP="00E81293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72BDDFBA" w14:textId="77777777" w:rsidTr="00F6461A">
        <w:trPr>
          <w:cantSplit/>
          <w:trHeight w:val="638"/>
        </w:trPr>
        <w:tc>
          <w:tcPr>
            <w:tcW w:w="2055" w:type="dxa"/>
            <w:gridSpan w:val="2"/>
            <w:vMerge w:val="restart"/>
            <w:vAlign w:val="center"/>
          </w:tcPr>
          <w:p w14:paraId="7706A7B8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115" w:type="dxa"/>
            <w:gridSpan w:val="4"/>
            <w:vAlign w:val="center"/>
          </w:tcPr>
          <w:p w14:paraId="555D2E16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FB4F59" w:rsidRPr="000916B2" w14:paraId="4322ED6F" w14:textId="77777777" w:rsidTr="00F6461A">
        <w:trPr>
          <w:cantSplit/>
          <w:trHeight w:val="827"/>
        </w:trPr>
        <w:tc>
          <w:tcPr>
            <w:tcW w:w="2055" w:type="dxa"/>
            <w:gridSpan w:val="2"/>
            <w:vMerge/>
            <w:vAlign w:val="center"/>
          </w:tcPr>
          <w:p w14:paraId="793CC553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2B6AEA94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B0031E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F6461A">
        <w:trPr>
          <w:cantSplit/>
          <w:trHeight w:val="953"/>
        </w:trPr>
        <w:tc>
          <w:tcPr>
            <w:tcW w:w="2055" w:type="dxa"/>
            <w:gridSpan w:val="2"/>
            <w:vMerge/>
            <w:vAlign w:val="center"/>
          </w:tcPr>
          <w:p w14:paraId="2DFB86A1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25689705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B0031E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447" w:type="dxa"/>
            <w:gridSpan w:val="2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F6461A">
        <w:trPr>
          <w:cantSplit/>
          <w:trHeight w:val="782"/>
        </w:trPr>
        <w:tc>
          <w:tcPr>
            <w:tcW w:w="2055" w:type="dxa"/>
            <w:gridSpan w:val="2"/>
            <w:vMerge/>
            <w:vAlign w:val="center"/>
          </w:tcPr>
          <w:p w14:paraId="5FDD3109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43AF1B62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2FBA54C5" w14:textId="77777777" w:rsidR="00FB4F59" w:rsidRPr="000916B2" w:rsidRDefault="00FB4F59" w:rsidP="00B0031E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F6461A">
        <w:trPr>
          <w:cantSplit/>
          <w:trHeight w:val="602"/>
        </w:trPr>
        <w:tc>
          <w:tcPr>
            <w:tcW w:w="2055" w:type="dxa"/>
            <w:gridSpan w:val="2"/>
            <w:vMerge/>
            <w:vAlign w:val="center"/>
          </w:tcPr>
          <w:p w14:paraId="784425F3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6970E3DF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F6461A">
        <w:trPr>
          <w:cantSplit/>
          <w:trHeight w:val="782"/>
        </w:trPr>
        <w:tc>
          <w:tcPr>
            <w:tcW w:w="2055" w:type="dxa"/>
            <w:gridSpan w:val="2"/>
            <w:vMerge/>
            <w:vAlign w:val="center"/>
          </w:tcPr>
          <w:p w14:paraId="5810E312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1AE41D9B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B0031E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F6461A">
        <w:trPr>
          <w:cantSplit/>
          <w:trHeight w:val="683"/>
        </w:trPr>
        <w:tc>
          <w:tcPr>
            <w:tcW w:w="2055" w:type="dxa"/>
            <w:gridSpan w:val="2"/>
            <w:vMerge/>
            <w:vAlign w:val="center"/>
          </w:tcPr>
          <w:p w14:paraId="568DBB76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115" w:type="dxa"/>
            <w:gridSpan w:val="4"/>
            <w:vAlign w:val="center"/>
          </w:tcPr>
          <w:p w14:paraId="165D8B31" w14:textId="77777777" w:rsidR="00FB4F59" w:rsidRPr="000916B2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FB4F59" w:rsidRPr="000916B2" w14:paraId="1AF79144" w14:textId="77777777" w:rsidTr="00F6461A">
        <w:trPr>
          <w:cantSplit/>
          <w:trHeight w:val="1313"/>
        </w:trPr>
        <w:tc>
          <w:tcPr>
            <w:tcW w:w="2055" w:type="dxa"/>
            <w:gridSpan w:val="2"/>
            <w:vMerge/>
            <w:vAlign w:val="center"/>
          </w:tcPr>
          <w:p w14:paraId="3F26B68F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4B366EDB" w14:textId="77777777" w:rsidR="00FB4F59" w:rsidRPr="004F4866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B0031E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FAEA740" w14:textId="77777777" w:rsidR="00FB4F59" w:rsidRPr="000916B2" w:rsidRDefault="00FB4F59" w:rsidP="00B0031E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  <w:r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447" w:type="dxa"/>
            <w:gridSpan w:val="2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F6461A">
        <w:trPr>
          <w:cantSplit/>
          <w:trHeight w:val="1232"/>
        </w:trPr>
        <w:tc>
          <w:tcPr>
            <w:tcW w:w="2055" w:type="dxa"/>
            <w:gridSpan w:val="2"/>
            <w:vMerge/>
            <w:vAlign w:val="center"/>
          </w:tcPr>
          <w:p w14:paraId="268CA0FE" w14:textId="77777777" w:rsidR="00FB4F59" w:rsidRPr="000916B2" w:rsidRDefault="00FB4F59" w:rsidP="00B0031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7C08E817" w14:textId="77777777" w:rsidR="00FB4F59" w:rsidRPr="0057454C" w:rsidRDefault="00FB4F59" w:rsidP="00B0031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77777777" w:rsidR="00FB4F59" w:rsidRPr="0057454C" w:rsidRDefault="00FB4F59" w:rsidP="00B0031E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447" w:type="dxa"/>
            <w:gridSpan w:val="2"/>
            <w:vAlign w:val="center"/>
          </w:tcPr>
          <w:p w14:paraId="71281C48" w14:textId="77777777" w:rsidR="00FB4F59" w:rsidRPr="000916B2" w:rsidRDefault="00FB4F59" w:rsidP="00B0031E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24F4DAE5" w14:textId="77777777" w:rsidR="008F6B68" w:rsidRPr="000916B2" w:rsidRDefault="008F6B68">
      <w:pPr>
        <w:spacing w:after="160" w:line="259" w:lineRule="auto"/>
      </w:pPr>
      <w:bookmarkStart w:id="21" w:name="_Hlk42608791"/>
      <w:r w:rsidRPr="000916B2">
        <w:br w:type="page"/>
      </w:r>
    </w:p>
    <w:p w14:paraId="3C6AEF5C" w14:textId="27008B52" w:rsidR="00E404FE" w:rsidRDefault="00E404FE" w:rsidP="00E404FE">
      <w:pPr>
        <w:pStyle w:val="H1bodytext"/>
        <w:spacing w:after="120"/>
        <w:ind w:left="0"/>
        <w:jc w:val="center"/>
      </w:pPr>
    </w:p>
    <w:p w14:paraId="6D6D7882" w14:textId="7DDF48FD" w:rsidR="00E404FE" w:rsidRPr="000916B2" w:rsidRDefault="00E404FE" w:rsidP="00F6461A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B</w:t>
      </w:r>
    </w:p>
    <w:p w14:paraId="1BB4F622" w14:textId="7D59D418" w:rsidR="00E404FE" w:rsidRPr="000916B2" w:rsidRDefault="00E404FE" w:rsidP="00E404FE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Installation Test Plan</w:t>
      </w:r>
      <w:r w:rsidRPr="000916B2">
        <w:rPr>
          <w:rFonts w:ascii="Arial" w:hAnsi="Arial" w:cs="Arial"/>
          <w:b/>
          <w:bCs/>
        </w:rPr>
        <w:br/>
      </w:r>
    </w:p>
    <w:p w14:paraId="7EF63E4B" w14:textId="47C0C6E5" w:rsidR="00E404FE" w:rsidRDefault="00E404FE">
      <w:pPr>
        <w:spacing w:after="160" w:line="259" w:lineRule="auto"/>
      </w:pPr>
      <w:r>
        <w:br w:type="page"/>
      </w:r>
    </w:p>
    <w:bookmarkEnd w:id="21"/>
    <w:p w14:paraId="06165113" w14:textId="77777777" w:rsidR="008E3F26" w:rsidRPr="003855CB" w:rsidRDefault="008E3F26" w:rsidP="008E3F26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  <w:r>
        <w:rPr>
          <w:rFonts w:ascii="Arial" w:eastAsiaTheme="minorHAnsi" w:hAnsi="Arial" w:cs="Arial"/>
          <w:b/>
          <w:bCs/>
          <w:sz w:val="22"/>
          <w:szCs w:val="22"/>
        </w:rPr>
        <w:t>—Windows</w:t>
      </w:r>
    </w:p>
    <w:p w14:paraId="0C368F21" w14:textId="77777777" w:rsidR="008E3F26" w:rsidRDefault="008E3F26" w:rsidP="008E3F26">
      <w:proofErr w:type="gramStart"/>
      <w:r>
        <w:t>INFO--01/16/2020 02:23:27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241D9159" w14:textId="77777777" w:rsidR="008E3F26" w:rsidRDefault="008E3F26" w:rsidP="008E3F26">
      <w:r>
        <w:t xml:space="preserve">INFO--01/16/2020 02:23:27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</w:r>
      <w:proofErr w:type="gramStart"/>
      <w:r>
        <w:t>Arguments:"S:/PSC/!HANFORD/ICF/CA-CIE-Tools/CA-CIE-Tools/pylib/fingerprint/fingerprint.py ./</w:t>
      </w:r>
      <w:proofErr w:type="gramEnd"/>
      <w:r>
        <w:t>TestFolder_1 -o ./</w:t>
      </w:r>
      <w:proofErr w:type="spellStart"/>
      <w:r>
        <w:t>testlog</w:t>
      </w:r>
      <w:proofErr w:type="spellEnd"/>
      <w:r>
        <w:t>/runner.py_IT-1_windows_fingerprint.txt"</w:t>
      </w:r>
    </w:p>
    <w:p w14:paraId="1D5DCB31" w14:textId="77777777" w:rsidR="008E3F26" w:rsidRDefault="008E3F26" w:rsidP="008E3F26">
      <w:r>
        <w:t>INFO--01/16/2020 02:23:28 PM--Code Version: 53308176b389f2fa9adf86a01da71851b3b09d5d v1.0: S:/PSC/!HANFORD/ICF/CA-CIE-Tools/CA-CIE-Tools/pylib/runner/runner.py</w:t>
      </w:r>
    </w:p>
    <w:p w14:paraId="3248D1B2" w14:textId="77777777" w:rsidR="008E3F26" w:rsidRDefault="008E3F26" w:rsidP="008E3F26">
      <w:r>
        <w:t>INFO--01/16/2020 02:23:28 PM--Code Version: 53308176b389f2fa9adf86a01da71851b3b09d5d v1.0: S:/PSC/!HANFORD/ICF/CA-CIE-Tools/CA-CIE-Tools/pylib/fingerprint/fingerprint.py</w:t>
      </w:r>
    </w:p>
    <w:p w14:paraId="2EA16AAA" w14:textId="77777777" w:rsidR="008E3F26" w:rsidRDefault="008E3F26" w:rsidP="008E3F26">
      <w:r>
        <w:t xml:space="preserve">INFO--01/16/2020 02:23:30 PM--QA Status: </w:t>
      </w:r>
      <w:proofErr w:type="gramStart"/>
      <w:r>
        <w:t>QUALIFIED :</w:t>
      </w:r>
      <w:proofErr w:type="gramEnd"/>
      <w:r>
        <w:t xml:space="preserve"> S:/PSC/!HANFORD/ICF/CA-CIE-Tools/CA-CIE-Tools/pylib/runner/runner.py</w:t>
      </w:r>
    </w:p>
    <w:p w14:paraId="0185BCCD" w14:textId="77777777" w:rsidR="008E3F26" w:rsidRDefault="008E3F26" w:rsidP="008E3F26">
      <w:r>
        <w:t xml:space="preserve">INFO--01/16/2020 02:23:30 PM--QA Status: </w:t>
      </w:r>
      <w:proofErr w:type="gramStart"/>
      <w:r>
        <w:t>QUALIFIED :</w:t>
      </w:r>
      <w:proofErr w:type="gramEnd"/>
      <w:r>
        <w:t xml:space="preserve"> S:/PSC/!HANFORD/ICF/CA-CIE-Tools/CA-CIE-Tools/pylib/fingerprint/fingerprint.py</w:t>
      </w:r>
    </w:p>
    <w:p w14:paraId="02A8AB11" w14:textId="77777777" w:rsidR="008E3F26" w:rsidRDefault="008E3F26" w:rsidP="008E3F26">
      <w:r>
        <w:t>INFO--01/16/2020 02:23:30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Computer:PSC-Polonium</w:t>
      </w:r>
      <w:proofErr w:type="spellEnd"/>
      <w:r>
        <w:tab/>
      </w:r>
      <w:proofErr w:type="spellStart"/>
      <w:r>
        <w:t>Platform:Windows</w:t>
      </w:r>
      <w:proofErr w:type="spellEnd"/>
      <w:r>
        <w:t xml:space="preserve"> 10 10.0.18362</w:t>
      </w:r>
    </w:p>
    <w:p w14:paraId="002AA454" w14:textId="77777777" w:rsidR="008E3F26" w:rsidRDefault="008E3F26" w:rsidP="008E3F26"/>
    <w:p w14:paraId="1BB74D32" w14:textId="309C886E" w:rsidR="008E3F26" w:rsidRDefault="008E3F26" w:rsidP="008E3F26">
      <w:proofErr w:type="gramStart"/>
      <w:r>
        <w:t>INFO--01/16/2020 02:27:13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621947F8" w14:textId="77777777" w:rsidR="008E3F26" w:rsidRDefault="008E3F26" w:rsidP="008E3F26">
      <w:r>
        <w:t xml:space="preserve">INFO--01/16/2020 02:27:13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</w:r>
      <w:proofErr w:type="gramStart"/>
      <w:r>
        <w:t>Arguments:"S:/PSC/!HANFORD/ICF/CA-CIE-Tools/CA-CIE-Tools/pylib/fingerprint/fingerprint.py ./</w:t>
      </w:r>
      <w:proofErr w:type="gramEnd"/>
      <w:r>
        <w:t>TestFolder_1 -o ./</w:t>
      </w:r>
      <w:proofErr w:type="spellStart"/>
      <w:r>
        <w:t>testlog</w:t>
      </w:r>
      <w:proofErr w:type="spellEnd"/>
      <w:r>
        <w:t>/fingerprint.py_IT-1_windows_fingerprint.txt"</w:t>
      </w:r>
    </w:p>
    <w:p w14:paraId="7EEAED9D" w14:textId="77777777" w:rsidR="008E3F26" w:rsidRDefault="008E3F26" w:rsidP="008E3F26">
      <w:r>
        <w:t>INFO--01/16/2020 02:27:14 PM--Code Version: 53308176b389f2fa9adf86a01da71851b3b09d5d v1.0: S:/PSC/!HANFORD/ICF/CA-CIE-Tools/CA-CIE-Tools/pylib/runner/runner.py</w:t>
      </w:r>
    </w:p>
    <w:p w14:paraId="15AA9394" w14:textId="77777777" w:rsidR="008E3F26" w:rsidRDefault="008E3F26" w:rsidP="008E3F26">
      <w:r>
        <w:t>INFO--01/16/2020 02:27:15 PM--Code Version: 53308176b389f2fa9adf86a01da71851b3b09d5d v1.0: S:/PSC/!HANFORD/ICF/CA-CIE-Tools/CA-CIE-Tools/pylib/fingerprint/fingerprint.py</w:t>
      </w:r>
    </w:p>
    <w:p w14:paraId="4BEC4BD6" w14:textId="77777777" w:rsidR="008E3F26" w:rsidRDefault="008E3F26" w:rsidP="008E3F26">
      <w:r>
        <w:t xml:space="preserve">INFO--01/16/2020 02:27:16 PM--QA Status: </w:t>
      </w:r>
      <w:proofErr w:type="gramStart"/>
      <w:r>
        <w:t>QUALIFIED :</w:t>
      </w:r>
      <w:proofErr w:type="gramEnd"/>
      <w:r>
        <w:t xml:space="preserve"> S:/PSC/!HANFORD/ICF/CA-CIE-Tools/CA-CIE-Tools/pylib/runner/runner.py</w:t>
      </w:r>
    </w:p>
    <w:p w14:paraId="43263DFD" w14:textId="77777777" w:rsidR="008E3F26" w:rsidRDefault="008E3F26" w:rsidP="008E3F26">
      <w:r>
        <w:t xml:space="preserve">INFO--01/16/2020 02:27:17 PM--QA Status: </w:t>
      </w:r>
      <w:proofErr w:type="gramStart"/>
      <w:r>
        <w:t>QUALIFIED :</w:t>
      </w:r>
      <w:proofErr w:type="gramEnd"/>
      <w:r>
        <w:t xml:space="preserve"> S:/PSC/!HANFORD/ICF/CA-CIE-Tools/CA-CIE-Tools/pylib/fingerprint/fingerprint.py</w:t>
      </w:r>
    </w:p>
    <w:p w14:paraId="2D24E64F" w14:textId="77777777" w:rsidR="008E3F26" w:rsidRDefault="008E3F26" w:rsidP="008E3F26">
      <w:r>
        <w:t>INFO--01/16/2020 02:27:17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Computer:PSC-Polonium</w:t>
      </w:r>
      <w:proofErr w:type="spellEnd"/>
      <w:r>
        <w:tab/>
      </w:r>
      <w:proofErr w:type="spellStart"/>
      <w:r>
        <w:t>Platform:Windows</w:t>
      </w:r>
      <w:proofErr w:type="spellEnd"/>
      <w:r>
        <w:t xml:space="preserve"> 10 10.0.18362</w:t>
      </w:r>
    </w:p>
    <w:p w14:paraId="591909DF" w14:textId="77777777" w:rsidR="008E3F26" w:rsidRDefault="008E3F26" w:rsidP="008E3F26"/>
    <w:p w14:paraId="164D2399" w14:textId="77777777" w:rsidR="008E3F26" w:rsidRPr="003855CB" w:rsidRDefault="008E3F26" w:rsidP="008E3F26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t>Tool Runner Log</w:t>
      </w:r>
      <w:r>
        <w:rPr>
          <w:rFonts w:ascii="Arial" w:eastAsiaTheme="minorHAnsi" w:hAnsi="Arial" w:cs="Arial"/>
          <w:b/>
          <w:bCs/>
          <w:sz w:val="22"/>
          <w:szCs w:val="22"/>
        </w:rPr>
        <w:t>—Linux</w:t>
      </w:r>
    </w:p>
    <w:p w14:paraId="5F526BFB" w14:textId="77777777" w:rsidR="008E3F26" w:rsidRDefault="008E3F26" w:rsidP="008E3F26">
      <w:proofErr w:type="gramStart"/>
      <w:r>
        <w:t>INFO--01/16/2020 02:44:41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78055F9C" w14:textId="77777777" w:rsidR="008E3F26" w:rsidRDefault="008E3F26" w:rsidP="008E3F26">
      <w:r>
        <w:t xml:space="preserve">INFO--01/16/2020 02:44:41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/../../../../../</w:t>
      </w:r>
      <w:proofErr w:type="gramStart"/>
      <w:r>
        <w:t>opt/tools/pylib/fingerprint/fingerprint.py ./</w:t>
      </w:r>
      <w:proofErr w:type="gramEnd"/>
      <w:r>
        <w:t>TestFolder_1 -o ./</w:t>
      </w:r>
      <w:proofErr w:type="spellStart"/>
      <w:r>
        <w:t>testlog</w:t>
      </w:r>
      <w:proofErr w:type="spellEnd"/>
      <w:r>
        <w:t>/runner.py_IT-1_linux_fingerprint.txt"</w:t>
      </w:r>
    </w:p>
    <w:p w14:paraId="0131E54D" w14:textId="77777777" w:rsidR="008E3F26" w:rsidRDefault="008E3F26" w:rsidP="008E3F26">
      <w:r>
        <w:t>INFO--01/16/2020 02:44:41 PM--Code Version: 53308176b389f2fa9adf86a01da71851b3b09d5d v1.0</w:t>
      </w:r>
      <w:proofErr w:type="gramStart"/>
      <w:r>
        <w:t>: ..</w:t>
      </w:r>
      <w:proofErr w:type="gramEnd"/>
      <w:r>
        <w:t>/../../../../../opt/tools/pylib/fingerprint/fingerprint.py</w:t>
      </w:r>
    </w:p>
    <w:p w14:paraId="723677BD" w14:textId="77777777" w:rsidR="008E3F26" w:rsidRDefault="008E3F26" w:rsidP="008E3F26">
      <w:r>
        <w:t>INFO--01/16/2020 02:44:41 PM--Code Version: 53308176b389f2fa9adf86a01da71851b3b09d5d v1.0</w:t>
      </w:r>
      <w:proofErr w:type="gramStart"/>
      <w:r>
        <w:t>: ..</w:t>
      </w:r>
      <w:proofErr w:type="gramEnd"/>
      <w:r>
        <w:t>/../../../../../opt/tools/pylib/runner/runner.py</w:t>
      </w:r>
    </w:p>
    <w:p w14:paraId="2E9C736A" w14:textId="77777777" w:rsidR="008E3F26" w:rsidRDefault="008E3F26" w:rsidP="008E3F26">
      <w:r>
        <w:t xml:space="preserve">INFO--01/16/2020 02:44:42 PM--QA Status: </w:t>
      </w:r>
      <w:proofErr w:type="gramStart"/>
      <w:r>
        <w:t>QUALIFIED :</w:t>
      </w:r>
      <w:proofErr w:type="gramEnd"/>
      <w:r>
        <w:t xml:space="preserve"> ../../../../../../opt/tools/pylib/fingerprint/fingerprint.py</w:t>
      </w:r>
    </w:p>
    <w:p w14:paraId="43048226" w14:textId="77777777" w:rsidR="008E3F26" w:rsidRDefault="008E3F26" w:rsidP="008E3F26">
      <w:r>
        <w:lastRenderedPageBreak/>
        <w:t xml:space="preserve">INFO--01/16/2020 02:44:42 PM--QA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1F01C113" w14:textId="77777777" w:rsidR="008E3F26" w:rsidRDefault="008E3F26" w:rsidP="008E3F26">
      <w:r>
        <w:t>INFO--01/16/2020 02:44:42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2158C481" w14:textId="77777777" w:rsidR="008E3F26" w:rsidRDefault="008E3F26" w:rsidP="008E3F26">
      <w:proofErr w:type="gramStart"/>
      <w:r>
        <w:t>INFO--01/16/2020 02:45:27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2A66B132" w14:textId="77777777" w:rsidR="008E3F26" w:rsidRDefault="008E3F26" w:rsidP="008E3F26"/>
    <w:p w14:paraId="65775118" w14:textId="3C086DBD" w:rsidR="008E3F26" w:rsidRDefault="008E3F26" w:rsidP="008E3F26">
      <w:r>
        <w:t xml:space="preserve">INFO--01/16/2020 02:45:27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/../../../../../</w:t>
      </w:r>
      <w:proofErr w:type="gramStart"/>
      <w:r>
        <w:t>opt/tools/pylib/fingerprint/fingerprint.py ./</w:t>
      </w:r>
      <w:proofErr w:type="gramEnd"/>
      <w:r>
        <w:t>TestFolder_1 -o ./</w:t>
      </w:r>
      <w:proofErr w:type="spellStart"/>
      <w:r>
        <w:t>testlog</w:t>
      </w:r>
      <w:proofErr w:type="spellEnd"/>
      <w:r>
        <w:t>/fingerprinter.py_IT-1_linux_fingerprint.txt"</w:t>
      </w:r>
    </w:p>
    <w:p w14:paraId="2D6EE375" w14:textId="77777777" w:rsidR="008E3F26" w:rsidRDefault="008E3F26" w:rsidP="008E3F26">
      <w:r>
        <w:t>INFO--01/16/2020 02:45:27 PM--Code Version: 53308176b389f2fa9adf86a01da71851b3b09d5d v1.0</w:t>
      </w:r>
      <w:proofErr w:type="gramStart"/>
      <w:r>
        <w:t>: ..</w:t>
      </w:r>
      <w:proofErr w:type="gramEnd"/>
      <w:r>
        <w:t>/../../../../../opt/tools/pylib/fingerprint/fingerprint.py</w:t>
      </w:r>
    </w:p>
    <w:p w14:paraId="1218BBE6" w14:textId="77777777" w:rsidR="008E3F26" w:rsidRDefault="008E3F26" w:rsidP="008E3F26">
      <w:r>
        <w:t>INFO--01/16/2020 02:45:27 PM--Code Version: 53308176b389f2fa9adf86a01da71851b3b09d5d v1.0</w:t>
      </w:r>
      <w:proofErr w:type="gramStart"/>
      <w:r>
        <w:t>: ..</w:t>
      </w:r>
      <w:proofErr w:type="gramEnd"/>
      <w:r>
        <w:t>/../../../../../opt/tools/pylib/runner/runner.py</w:t>
      </w:r>
    </w:p>
    <w:p w14:paraId="59ED2977" w14:textId="77777777" w:rsidR="008E3F26" w:rsidRDefault="008E3F26" w:rsidP="008E3F26">
      <w:r>
        <w:t xml:space="preserve">INFO--01/16/2020 02:45:27 PM--QA Status: </w:t>
      </w:r>
      <w:proofErr w:type="gramStart"/>
      <w:r>
        <w:t>QUALIFIED :</w:t>
      </w:r>
      <w:proofErr w:type="gramEnd"/>
      <w:r>
        <w:t xml:space="preserve"> ../../../../../../opt/tools/pylib/fingerprint/fingerprint.py</w:t>
      </w:r>
    </w:p>
    <w:p w14:paraId="7A5C9BEF" w14:textId="77777777" w:rsidR="008E3F26" w:rsidRDefault="008E3F26" w:rsidP="008E3F26">
      <w:r>
        <w:t xml:space="preserve">INFO--01/16/2020 02:45:27 PM--QA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4DD71AA2" w14:textId="77777777" w:rsidR="008E3F26" w:rsidRDefault="008E3F26" w:rsidP="008E3F26">
      <w:r>
        <w:t>INFO--01/16/2020 02:45:27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0E0DA1E4" w14:textId="4990412A" w:rsidR="008E3F26" w:rsidRDefault="008E3F26" w:rsidP="008E3F26">
      <w:r>
        <w:t>INFO--01/16/2020 02:50:31 PM--Starting CA-CIE Tool Runner.</w:t>
      </w:r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081769F4" w14:textId="0F99FC9C" w:rsidR="00350291" w:rsidRDefault="003502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4"/>
        <w:gridCol w:w="5626"/>
        <w:gridCol w:w="2070"/>
      </w:tblGrid>
      <w:tr w:rsidR="00350291" w:rsidRPr="008E3F26" w14:paraId="4B31E417" w14:textId="77777777" w:rsidTr="00E8654D">
        <w:trPr>
          <w:cantSplit/>
          <w:trHeight w:val="314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44670B" w14:textId="78D68957" w:rsidR="00350291" w:rsidRPr="008E3F26" w:rsidRDefault="00350291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</w:rPr>
              <w:t xml:space="preserve">Table B-1. </w:t>
            </w:r>
            <w:proofErr w:type="spellStart"/>
            <w:r w:rsidRPr="008E3F26">
              <w:rPr>
                <w:rFonts w:ascii="Arial" w:hAnsi="Arial" w:cs="Arial"/>
                <w:b/>
              </w:rPr>
              <w:t>Fingerprinter</w:t>
            </w:r>
            <w:proofErr w:type="spellEnd"/>
            <w:r w:rsidRPr="008E3F26">
              <w:rPr>
                <w:rFonts w:ascii="Arial" w:hAnsi="Arial" w:cs="Arial"/>
                <w:b/>
              </w:rPr>
              <w:t xml:space="preserve"> Tool Installation </w:t>
            </w:r>
            <w:r w:rsidRPr="008E3F26">
              <w:rPr>
                <w:rFonts w:ascii="Arial" w:hAnsi="Arial"/>
                <w:b/>
              </w:rPr>
              <w:t>Test Plan</w:t>
            </w:r>
          </w:p>
        </w:tc>
      </w:tr>
      <w:tr w:rsidR="00E8654D" w:rsidRPr="008E3F26" w14:paraId="1AC56A34" w14:textId="77777777" w:rsidTr="00E8654D">
        <w:trPr>
          <w:cantSplit/>
          <w:trHeight w:val="530"/>
          <w:tblHeader/>
        </w:trPr>
        <w:tc>
          <w:tcPr>
            <w:tcW w:w="80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08310D" w14:textId="77777777" w:rsidR="00350291" w:rsidRPr="008E3F26" w:rsidRDefault="00350291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 w:rsidRPr="008E3F26">
              <w:rPr>
                <w:rFonts w:ascii="Arial" w:hAnsi="Arial"/>
                <w:b/>
                <w:sz w:val="20"/>
              </w:rPr>
              <w:t>Fingerprinter</w:t>
            </w:r>
            <w:proofErr w:type="spellEnd"/>
            <w:r w:rsidRPr="008E3F26">
              <w:rPr>
                <w:rFonts w:ascii="Arial" w:hAnsi="Arial"/>
                <w:b/>
                <w:sz w:val="20"/>
              </w:rPr>
              <w:t xml:space="preserve"> Installation Testing</w:t>
            </w:r>
          </w:p>
          <w:p w14:paraId="594EB2BD" w14:textId="77777777" w:rsidR="00350291" w:rsidRPr="008E3F26" w:rsidRDefault="00350291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  <w:sz w:val="20"/>
              </w:rPr>
              <w:t>CACIE-fingerprint.py – IT-1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B2BCF88" w14:textId="30EDE4E5" w:rsidR="00350291" w:rsidRPr="008E3F26" w:rsidRDefault="00350291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  <w:sz w:val="20"/>
              </w:rPr>
              <w:t>Date:</w:t>
            </w:r>
            <w:r w:rsidR="008E3F26">
              <w:rPr>
                <w:rFonts w:ascii="Arial" w:hAnsi="Arial"/>
                <w:b/>
                <w:sz w:val="20"/>
              </w:rPr>
              <w:t>01/16/2020</w:t>
            </w:r>
          </w:p>
        </w:tc>
      </w:tr>
      <w:tr w:rsidR="00E8654D" w:rsidRPr="008E3F26" w14:paraId="54513B34" w14:textId="77777777" w:rsidTr="00E8654D">
        <w:trPr>
          <w:cantSplit/>
          <w:trHeight w:val="530"/>
          <w:tblHeader/>
        </w:trPr>
        <w:tc>
          <w:tcPr>
            <w:tcW w:w="80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87FF8B" w14:textId="77777777" w:rsidR="00350291" w:rsidRPr="008E3F26" w:rsidRDefault="00350291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8E3F26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5663493E" w14:textId="5D98489F" w:rsidR="00350291" w:rsidRPr="008E3F26" w:rsidRDefault="008E3F26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206A91">
              <w:rPr>
                <w:rFonts w:ascii="Arial" w:hAnsi="Arial"/>
                <w:bCs/>
                <w:sz w:val="20"/>
              </w:rPr>
              <w:t>\\olive\backups\CAVE\CA-CIE-Tools-</w:t>
            </w:r>
            <w:r w:rsidRPr="008E3F26">
              <w:rPr>
                <w:rFonts w:ascii="Arial" w:hAnsi="Arial"/>
                <w:bCs/>
                <w:sz w:val="20"/>
              </w:rPr>
              <w:t>TestEnv\</w:t>
            </w:r>
            <w:r w:rsidRPr="00206A91">
              <w:rPr>
                <w:rFonts w:ascii="Arial" w:hAnsi="Arial"/>
                <w:bCs/>
                <w:sz w:val="20"/>
              </w:rPr>
              <w:t>CA-CIE-Tools_v1.0_install_tests</w:t>
            </w:r>
            <w:r>
              <w:rPr>
                <w:rFonts w:ascii="Arial" w:hAnsi="Arial"/>
                <w:bCs/>
                <w:sz w:val="20"/>
              </w:rPr>
              <w:t>\testlog\</w:t>
            </w:r>
            <w:r w:rsidRPr="008E3F26">
              <w:rPr>
                <w:rFonts w:ascii="Arial" w:hAnsi="Arial"/>
                <w:bCs/>
                <w:sz w:val="20"/>
              </w:rPr>
              <w:t>CACIETools_v1.0_installtest_logfile.txt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9FDAFE2" w14:textId="2D7C866F" w:rsidR="00350291" w:rsidRPr="008E3F26" w:rsidRDefault="00350291" w:rsidP="0085518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  <w:sz w:val="20"/>
              </w:rPr>
              <w:t xml:space="preserve">Test Performed By: </w:t>
            </w:r>
            <w:r w:rsidR="008E3F26">
              <w:rPr>
                <w:rFonts w:ascii="Arial" w:hAnsi="Arial"/>
                <w:b/>
                <w:sz w:val="20"/>
              </w:rPr>
              <w:t xml:space="preserve">Randy </w:t>
            </w:r>
            <w:proofErr w:type="spellStart"/>
            <w:r w:rsidR="008E3F26">
              <w:rPr>
                <w:rFonts w:ascii="Arial" w:hAnsi="Arial"/>
                <w:b/>
                <w:sz w:val="20"/>
              </w:rPr>
              <w:t>Dockter</w:t>
            </w:r>
            <w:proofErr w:type="spellEnd"/>
          </w:p>
        </w:tc>
      </w:tr>
      <w:tr w:rsidR="00350291" w:rsidRPr="008E3F26" w14:paraId="3708740F" w14:textId="77777777" w:rsidTr="00E8654D">
        <w:trPr>
          <w:cantSplit/>
          <w:trHeight w:val="530"/>
          <w:tblHeader/>
        </w:trPr>
        <w:tc>
          <w:tcPr>
            <w:tcW w:w="0" w:type="auto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592C61" w14:textId="412CDD55" w:rsidR="00350291" w:rsidRPr="008E3F26" w:rsidRDefault="00350291" w:rsidP="0085518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8E3F26">
              <w:rPr>
                <w:rFonts w:ascii="Arial" w:hAnsi="Arial"/>
                <w:b/>
                <w:sz w:val="20"/>
              </w:rPr>
              <w:t>Testing Directory:</w:t>
            </w:r>
            <w:r w:rsidR="008E3F26">
              <w:rPr>
                <w:rFonts w:ascii="Arial" w:hAnsi="Arial"/>
                <w:b/>
                <w:sz w:val="20"/>
              </w:rPr>
              <w:t xml:space="preserve"> </w:t>
            </w:r>
            <w:r w:rsidR="008E3F26" w:rsidRPr="00206A91">
              <w:rPr>
                <w:rFonts w:ascii="Arial" w:hAnsi="Arial"/>
                <w:bCs/>
                <w:sz w:val="20"/>
              </w:rPr>
              <w:t>\\olive\backups\CAVE\CA-CIE-Tools-</w:t>
            </w:r>
            <w:r w:rsidR="008E3F26" w:rsidRPr="008E3F26">
              <w:rPr>
                <w:rFonts w:ascii="Arial" w:hAnsi="Arial"/>
                <w:bCs/>
                <w:sz w:val="20"/>
              </w:rPr>
              <w:t>TestEnv\</w:t>
            </w:r>
            <w:r w:rsidR="008E3F26" w:rsidRPr="00E8654D">
              <w:rPr>
                <w:rFonts w:ascii="Arial" w:hAnsi="Arial"/>
                <w:bCs/>
                <w:sz w:val="20"/>
              </w:rPr>
              <w:t>CA-CIE-Tools_v1.0_install_tests</w:t>
            </w:r>
          </w:p>
        </w:tc>
      </w:tr>
      <w:tr w:rsidR="00E8654D" w:rsidRPr="008E3F26" w14:paraId="55768575" w14:textId="77777777" w:rsidTr="00E8654D">
        <w:trPr>
          <w:cantSplit/>
          <w:trHeight w:val="602"/>
          <w:tblHeader/>
        </w:trPr>
        <w:tc>
          <w:tcPr>
            <w:tcW w:w="2384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583F79D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</w:rPr>
              <w:t>TEST ID</w:t>
            </w:r>
          </w:p>
        </w:tc>
        <w:tc>
          <w:tcPr>
            <w:tcW w:w="562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E843788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</w:rPr>
              <w:t>Test Case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153587C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3F26">
              <w:rPr>
                <w:rFonts w:ascii="Arial" w:hAnsi="Arial"/>
                <w:b/>
              </w:rPr>
              <w:t xml:space="preserve">Test Result </w:t>
            </w:r>
            <w:r w:rsidRPr="008E3F26">
              <w:rPr>
                <w:rFonts w:ascii="Arial" w:hAnsi="Arial"/>
                <w:b/>
              </w:rPr>
              <w:br/>
              <w:t>(Pass/Fail)</w:t>
            </w:r>
          </w:p>
        </w:tc>
      </w:tr>
      <w:tr w:rsidR="00E8654D" w:rsidRPr="008E3F26" w14:paraId="38FCC36F" w14:textId="77777777" w:rsidTr="00F6461A">
        <w:trPr>
          <w:cantSplit/>
          <w:trHeight w:val="1592"/>
        </w:trPr>
        <w:tc>
          <w:tcPr>
            <w:tcW w:w="2384" w:type="dxa"/>
            <w:vMerge w:val="restart"/>
            <w:vAlign w:val="center"/>
          </w:tcPr>
          <w:p w14:paraId="2B932CCB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8E3F26">
              <w:rPr>
                <w:rFonts w:ascii="Arial" w:hAnsi="Arial"/>
              </w:rPr>
              <w:t>CACIE-fingerprint.py</w:t>
            </w:r>
            <w:r w:rsidRPr="008E3F26">
              <w:rPr>
                <w:rFonts w:ascii="Arial" w:hAnsi="Arial"/>
                <w:bCs/>
              </w:rPr>
              <w:t>-</w:t>
            </w:r>
            <w:r w:rsidRPr="008E3F26">
              <w:rPr>
                <w:rFonts w:ascii="Arial" w:hAnsi="Arial"/>
              </w:rPr>
              <w:t>IT-1</w:t>
            </w:r>
          </w:p>
        </w:tc>
        <w:tc>
          <w:tcPr>
            <w:tcW w:w="7696" w:type="dxa"/>
            <w:gridSpan w:val="2"/>
            <w:vAlign w:val="center"/>
          </w:tcPr>
          <w:p w14:paraId="4C56AF7F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Linux platform:</w:t>
            </w:r>
          </w:p>
          <w:p w14:paraId="349768C3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F9AE193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In a Linux command window:</w:t>
            </w:r>
          </w:p>
          <w:p w14:paraId="63CC8AFC" w14:textId="1C23E4B0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8E3F26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8E3F26">
              <w:rPr>
                <w:rFonts w:ascii="Arial" w:hAnsi="Arial"/>
                <w:i/>
                <w:iCs/>
              </w:rPr>
              <w:t>]</w:t>
            </w:r>
          </w:p>
        </w:tc>
      </w:tr>
      <w:tr w:rsidR="00E8654D" w:rsidRPr="008E3F26" w14:paraId="33CA72F9" w14:textId="77777777" w:rsidTr="00F6461A">
        <w:trPr>
          <w:cantSplit/>
          <w:trHeight w:val="1277"/>
        </w:trPr>
        <w:tc>
          <w:tcPr>
            <w:tcW w:w="2384" w:type="dxa"/>
            <w:vMerge/>
            <w:vAlign w:val="center"/>
          </w:tcPr>
          <w:p w14:paraId="219CF618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696" w:type="dxa"/>
            <w:gridSpan w:val="2"/>
            <w:vAlign w:val="center"/>
          </w:tcPr>
          <w:p w14:paraId="2A4A3EB4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Invoke Tool Runner and Fingerprint tool using fingerprint.py_IT-1_linux.sh by entering the following at the command line:</w:t>
            </w:r>
          </w:p>
          <w:p w14:paraId="55D05144" w14:textId="3D557EB4" w:rsidR="00E8654D" w:rsidRPr="008E3F26" w:rsidRDefault="00E8654D" w:rsidP="00E8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./fingerprint.py_IT-1_linux.sh</w:t>
            </w:r>
          </w:p>
        </w:tc>
      </w:tr>
      <w:tr w:rsidR="00E8654D" w:rsidRPr="008E3F26" w14:paraId="094582AC" w14:textId="77777777" w:rsidTr="00E8654D">
        <w:trPr>
          <w:cantSplit/>
          <w:trHeight w:val="1259"/>
        </w:trPr>
        <w:tc>
          <w:tcPr>
            <w:tcW w:w="2384" w:type="dxa"/>
            <w:vMerge/>
            <w:vAlign w:val="center"/>
          </w:tcPr>
          <w:p w14:paraId="7EBFA298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626" w:type="dxa"/>
            <w:vAlign w:val="center"/>
          </w:tcPr>
          <w:p w14:paraId="1AFBCCAF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</w:rPr>
              <w:t>Verify Tool Runner is invoked and executes by checking log and fingerprint files in: \\olive\backups\CAVE\CA-CIE-Tools-TestEnv\fingerprint_test\testlog</w:t>
            </w:r>
          </w:p>
        </w:tc>
        <w:tc>
          <w:tcPr>
            <w:tcW w:w="2070" w:type="dxa"/>
            <w:vAlign w:val="center"/>
          </w:tcPr>
          <w:p w14:paraId="48E80CF2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Pass</w:t>
            </w:r>
          </w:p>
        </w:tc>
      </w:tr>
      <w:tr w:rsidR="00E8654D" w:rsidRPr="008E3F26" w14:paraId="6B6D792C" w14:textId="77777777" w:rsidTr="00E8654D">
        <w:trPr>
          <w:cantSplit/>
          <w:trHeight w:val="1160"/>
        </w:trPr>
        <w:tc>
          <w:tcPr>
            <w:tcW w:w="2384" w:type="dxa"/>
            <w:vMerge/>
            <w:vAlign w:val="center"/>
          </w:tcPr>
          <w:p w14:paraId="067C21AA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626" w:type="dxa"/>
            <w:vAlign w:val="center"/>
          </w:tcPr>
          <w:p w14:paraId="46FEDB66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</w:rPr>
              <w:t xml:space="preserve">Verify </w:t>
            </w:r>
            <w:proofErr w:type="spellStart"/>
            <w:r w:rsidRPr="008E3F26">
              <w:rPr>
                <w:rFonts w:ascii="Arial" w:hAnsi="Arial"/>
              </w:rPr>
              <w:t>Fingerprinter</w:t>
            </w:r>
            <w:proofErr w:type="spellEnd"/>
            <w:r w:rsidRPr="008E3F26">
              <w:rPr>
                <w:rFonts w:ascii="Arial" w:hAnsi="Arial"/>
              </w:rPr>
              <w:t xml:space="preserve"> tool is invoked and executes by checking log and fingerprint files in: \\olive\backups\CAVE\CA-CIE-Tools-TestEnv\fingerprint_test\testlog</w:t>
            </w:r>
          </w:p>
        </w:tc>
        <w:tc>
          <w:tcPr>
            <w:tcW w:w="2070" w:type="dxa"/>
            <w:vAlign w:val="center"/>
          </w:tcPr>
          <w:p w14:paraId="3A33AC80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Pass</w:t>
            </w:r>
          </w:p>
        </w:tc>
      </w:tr>
      <w:tr w:rsidR="00E8654D" w:rsidRPr="008E3F26" w14:paraId="28897EE9" w14:textId="77777777" w:rsidTr="00F6461A">
        <w:trPr>
          <w:cantSplit/>
          <w:trHeight w:val="1268"/>
        </w:trPr>
        <w:tc>
          <w:tcPr>
            <w:tcW w:w="2384" w:type="dxa"/>
            <w:vMerge/>
            <w:vAlign w:val="center"/>
          </w:tcPr>
          <w:p w14:paraId="6D9DE0C5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696" w:type="dxa"/>
            <w:gridSpan w:val="2"/>
            <w:vAlign w:val="center"/>
          </w:tcPr>
          <w:p w14:paraId="4A730E8C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Windows platform:</w:t>
            </w:r>
          </w:p>
          <w:p w14:paraId="3B01FAF5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056AA2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In a Windows command window:</w:t>
            </w:r>
          </w:p>
          <w:p w14:paraId="1DCBA519" w14:textId="0D9291DE" w:rsidR="00E8654D" w:rsidRPr="008E3F26" w:rsidRDefault="00E8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8E3F26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8E3F26">
              <w:rPr>
                <w:rFonts w:ascii="Arial" w:hAnsi="Arial"/>
                <w:i/>
                <w:iCs/>
              </w:rPr>
              <w:t>]</w:t>
            </w:r>
          </w:p>
        </w:tc>
      </w:tr>
      <w:tr w:rsidR="00E8654D" w:rsidRPr="008E3F26" w14:paraId="63E60DF9" w14:textId="77777777" w:rsidTr="00E8654D">
        <w:trPr>
          <w:cantSplit/>
          <w:trHeight w:val="980"/>
        </w:trPr>
        <w:tc>
          <w:tcPr>
            <w:tcW w:w="2384" w:type="dxa"/>
            <w:vMerge/>
            <w:vAlign w:val="center"/>
          </w:tcPr>
          <w:p w14:paraId="5080003D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696" w:type="dxa"/>
            <w:gridSpan w:val="2"/>
            <w:vAlign w:val="center"/>
          </w:tcPr>
          <w:p w14:paraId="1B5696DB" w14:textId="53A8C41D" w:rsidR="00E8654D" w:rsidRPr="008E3F26" w:rsidRDefault="00E8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3F26">
              <w:rPr>
                <w:rFonts w:ascii="Arial" w:hAnsi="Arial"/>
                <w:i/>
                <w:iCs/>
              </w:rPr>
              <w:t>Invoke Tool Runner and Fingerprint tool using fingerprint.py_IT-1_windows.</w:t>
            </w:r>
            <w:r w:rsidR="00324B38">
              <w:rPr>
                <w:rFonts w:ascii="Arial" w:hAnsi="Arial"/>
                <w:i/>
                <w:iCs/>
              </w:rPr>
              <w:t>bat</w:t>
            </w:r>
            <w:r w:rsidRPr="008E3F26">
              <w:rPr>
                <w:rFonts w:ascii="Arial" w:hAnsi="Arial"/>
                <w:i/>
                <w:iCs/>
              </w:rPr>
              <w:t xml:space="preserve"> by entering the following at the command line:./fingerprint.py_IT-1_windows.</w:t>
            </w:r>
            <w:r w:rsidR="00324B38">
              <w:rPr>
                <w:rFonts w:ascii="Arial" w:hAnsi="Arial"/>
                <w:i/>
                <w:iCs/>
              </w:rPr>
              <w:t>bat</w:t>
            </w:r>
            <w:r w:rsidRPr="008E3F26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E8654D" w:rsidRPr="008E3F26" w14:paraId="3FB03BEB" w14:textId="77777777" w:rsidTr="00F6461A">
        <w:trPr>
          <w:cantSplit/>
          <w:trHeight w:val="980"/>
        </w:trPr>
        <w:tc>
          <w:tcPr>
            <w:tcW w:w="2384" w:type="dxa"/>
            <w:vMerge/>
            <w:vAlign w:val="center"/>
          </w:tcPr>
          <w:p w14:paraId="1B517F8B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26" w:type="dxa"/>
            <w:vAlign w:val="center"/>
          </w:tcPr>
          <w:p w14:paraId="6A89F7FA" w14:textId="77777777" w:rsidR="00E8654D" w:rsidRPr="008E3F26" w:rsidRDefault="00E8654D" w:rsidP="0085518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3F26">
              <w:rPr>
                <w:rFonts w:ascii="Arial" w:hAnsi="Arial"/>
              </w:rPr>
              <w:t>Verify Tool Runner is invoked and executes by checking log and fingerprint files</w:t>
            </w:r>
          </w:p>
        </w:tc>
        <w:tc>
          <w:tcPr>
            <w:tcW w:w="2070" w:type="dxa"/>
            <w:vAlign w:val="center"/>
          </w:tcPr>
          <w:p w14:paraId="49FB1061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8E3F26">
              <w:rPr>
                <w:rFonts w:ascii="Arial" w:hAnsi="Arial"/>
              </w:rPr>
              <w:t>Pass</w:t>
            </w:r>
          </w:p>
        </w:tc>
      </w:tr>
      <w:tr w:rsidR="00E8654D" w:rsidRPr="000916B2" w14:paraId="5E5E5391" w14:textId="77777777" w:rsidTr="00E8654D">
        <w:trPr>
          <w:cantSplit/>
          <w:trHeight w:val="800"/>
        </w:trPr>
        <w:tc>
          <w:tcPr>
            <w:tcW w:w="2384" w:type="dxa"/>
            <w:vMerge/>
            <w:vAlign w:val="center"/>
          </w:tcPr>
          <w:p w14:paraId="6D94D2E6" w14:textId="77777777" w:rsidR="00E8654D" w:rsidRPr="008E3F26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626" w:type="dxa"/>
            <w:vAlign w:val="center"/>
          </w:tcPr>
          <w:p w14:paraId="66F788AD" w14:textId="3B97F5B5" w:rsidR="00E8654D" w:rsidRPr="00E8654D" w:rsidRDefault="00E8654D" w:rsidP="00F6461A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98771C">
              <w:rPr>
                <w:rFonts w:ascii="Arial" w:hAnsi="Arial"/>
              </w:rPr>
              <w:t xml:space="preserve">Verify </w:t>
            </w:r>
            <w:proofErr w:type="spellStart"/>
            <w:r w:rsidRPr="0098771C">
              <w:rPr>
                <w:rFonts w:ascii="Arial" w:hAnsi="Arial"/>
              </w:rPr>
              <w:t>Fingerprinter</w:t>
            </w:r>
            <w:proofErr w:type="spellEnd"/>
            <w:r w:rsidRPr="0098771C">
              <w:rPr>
                <w:rFonts w:ascii="Arial" w:hAnsi="Arial"/>
              </w:rPr>
              <w:t xml:space="preserve"> tool is invoked and executes by checking log and fingerprint files</w:t>
            </w:r>
          </w:p>
        </w:tc>
        <w:tc>
          <w:tcPr>
            <w:tcW w:w="2070" w:type="dxa"/>
            <w:vAlign w:val="center"/>
          </w:tcPr>
          <w:p w14:paraId="4B2ED2EB" w14:textId="6BCFE073" w:rsidR="00E8654D" w:rsidRPr="000916B2" w:rsidRDefault="00E8654D" w:rsidP="0085518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E8654D">
              <w:rPr>
                <w:rFonts w:ascii="Arial" w:hAnsi="Arial"/>
              </w:rPr>
              <w:t>Pass</w:t>
            </w:r>
          </w:p>
        </w:tc>
      </w:tr>
    </w:tbl>
    <w:p w14:paraId="499B1E93" w14:textId="35427E5C" w:rsidR="00395667" w:rsidRDefault="00395667" w:rsidP="00676A22">
      <w:pPr>
        <w:jc w:val="center"/>
      </w:pPr>
    </w:p>
    <w:p w14:paraId="52F659D3" w14:textId="77777777" w:rsidR="00395667" w:rsidRDefault="00395667">
      <w:pPr>
        <w:spacing w:after="160" w:line="259" w:lineRule="auto"/>
      </w:pPr>
      <w:bookmarkStart w:id="22" w:name="_Hlk42608844"/>
      <w:r>
        <w:br w:type="page"/>
      </w:r>
    </w:p>
    <w:p w14:paraId="4FE0DBA7" w14:textId="77777777" w:rsidR="00395667" w:rsidRDefault="00395667" w:rsidP="00395667">
      <w:pPr>
        <w:pStyle w:val="H1bodytext"/>
        <w:spacing w:after="120"/>
        <w:ind w:left="0"/>
        <w:jc w:val="center"/>
      </w:pPr>
    </w:p>
    <w:p w14:paraId="179C9C03" w14:textId="0C786D0C" w:rsidR="00395667" w:rsidRPr="000916B2" w:rsidRDefault="00395667" w:rsidP="00F6461A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C</w:t>
      </w:r>
    </w:p>
    <w:p w14:paraId="6E19E931" w14:textId="3588C070" w:rsidR="00395667" w:rsidRPr="000916B2" w:rsidRDefault="00395667" w:rsidP="00395667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QA Checklist</w:t>
      </w:r>
      <w:r w:rsidRPr="000916B2">
        <w:rPr>
          <w:rFonts w:ascii="Arial" w:hAnsi="Arial" w:cs="Arial"/>
          <w:b/>
          <w:bCs/>
        </w:rPr>
        <w:br/>
      </w:r>
    </w:p>
    <w:p w14:paraId="7313EF4A" w14:textId="7DAC3CD2" w:rsidR="00395667" w:rsidRDefault="00395667">
      <w:pPr>
        <w:spacing w:after="160" w:line="259" w:lineRule="auto"/>
      </w:pPr>
      <w:r>
        <w:br w:type="page"/>
      </w:r>
      <w:bookmarkEnd w:id="22"/>
    </w:p>
    <w:p w14:paraId="193DA4A6" w14:textId="44CEB45B" w:rsidR="00395667" w:rsidRDefault="00395667" w:rsidP="00395667">
      <w:pPr>
        <w:spacing w:after="160" w:line="259" w:lineRule="auto"/>
      </w:pPr>
    </w:p>
    <w:p w14:paraId="495DF9BC" w14:textId="190C3A42" w:rsidR="008F6B68" w:rsidRPr="000916B2" w:rsidRDefault="00095F20" w:rsidP="00676A22">
      <w:pPr>
        <w:jc w:val="center"/>
      </w:pPr>
      <w:r w:rsidRPr="00095F20">
        <w:rPr>
          <w:noProof/>
        </w:rPr>
        <w:drawing>
          <wp:inline distT="0" distB="0" distL="0" distR="0" wp14:anchorId="0523C242" wp14:editId="19A2E4E3">
            <wp:extent cx="6296321" cy="72542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2128" cy="72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EF521B" w14:textId="77777777" w:rsidR="00C86568" w:rsidRDefault="00C86568">
      <w:r>
        <w:separator/>
      </w:r>
    </w:p>
  </w:endnote>
  <w:endnote w:type="continuationSeparator" w:id="0">
    <w:p w14:paraId="7D2D9D37" w14:textId="77777777" w:rsidR="00C86568" w:rsidRDefault="00C86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65C64F" w14:textId="77777777" w:rsidR="00E81293" w:rsidRDefault="00E812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CD69AF" w14:textId="77777777" w:rsidR="00E81293" w:rsidRPr="00F91BB5" w:rsidRDefault="00E81293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 w:rsidR="00F6461A">
      <w:rPr>
        <w:rFonts w:ascii="Arial" w:hAnsi="Arial" w:cs="Arial"/>
        <w:noProof/>
        <w:sz w:val="20"/>
      </w:rPr>
      <w:t>24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 w:rsidR="00F6461A">
      <w:rPr>
        <w:rFonts w:ascii="Arial" w:hAnsi="Arial" w:cs="Arial"/>
        <w:noProof/>
        <w:sz w:val="20"/>
      </w:rPr>
      <w:t>24</w:t>
    </w:r>
    <w:r w:rsidRPr="00F91BB5">
      <w:rPr>
        <w:rFonts w:ascii="Arial" w:hAnsi="Arial" w:cs="Arial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BA4105" w14:textId="77777777" w:rsidR="00E81293" w:rsidRDefault="00E812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F0BEED" w14:textId="77777777" w:rsidR="00C86568" w:rsidRDefault="00C86568">
      <w:r>
        <w:separator/>
      </w:r>
    </w:p>
  </w:footnote>
  <w:footnote w:type="continuationSeparator" w:id="0">
    <w:p w14:paraId="0420E845" w14:textId="77777777" w:rsidR="00C86568" w:rsidRDefault="00C865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5CA135" w14:textId="77777777" w:rsidR="00E81293" w:rsidRDefault="00E812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05FFD" w14:textId="55531D7A" w:rsidR="00E81293" w:rsidRPr="00924578" w:rsidRDefault="00E81293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bCs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FD2D2F">
      <w:rPr>
        <w:rFonts w:ascii="Arial" w:hAnsi="Arial" w:cs="Arial"/>
        <w:b/>
        <w:bCs/>
        <w:sz w:val="20"/>
        <w:szCs w:val="20"/>
      </w:rPr>
      <w:t>CHPRC-04</w:t>
    </w:r>
    <w:r>
      <w:rPr>
        <w:rFonts w:ascii="Arial" w:hAnsi="Arial" w:cs="Arial"/>
        <w:b/>
        <w:bCs/>
        <w:sz w:val="20"/>
        <w:szCs w:val="20"/>
      </w:rPr>
      <w:t>03</w:t>
    </w:r>
    <w:r w:rsidRPr="00FD2D2F">
      <w:rPr>
        <w:rFonts w:ascii="Arial" w:hAnsi="Arial" w:cs="Arial"/>
        <w:b/>
        <w:bCs/>
        <w:sz w:val="20"/>
        <w:szCs w:val="20"/>
      </w:rPr>
      <w:t>2</w:t>
    </w:r>
  </w:p>
  <w:p w14:paraId="20AF5E5B" w14:textId="709EC48F" w:rsidR="00E81293" w:rsidRPr="00695DB6" w:rsidRDefault="00E81293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>
      <w:rPr>
        <w:rFonts w:ascii="Arial" w:hAnsi="Arial" w:cs="Arial"/>
        <w:sz w:val="20"/>
        <w:szCs w:val="20"/>
      </w:rPr>
      <w:t>1</w:t>
    </w:r>
  </w:p>
  <w:p w14:paraId="02C37CB0" w14:textId="77777777" w:rsidR="00E81293" w:rsidRPr="00F00772" w:rsidRDefault="00E81293" w:rsidP="00736C02">
    <w:pPr>
      <w:pStyle w:val="Spacer"/>
      <w:rPr>
        <w:rFonts w:ascii="Arial" w:hAnsi="Arial"/>
        <w:sz w:val="2"/>
      </w:rPr>
    </w:pPr>
  </w:p>
  <w:p w14:paraId="2093252F" w14:textId="77777777" w:rsidR="00E81293" w:rsidRPr="00F00772" w:rsidRDefault="00E81293">
    <w:pPr>
      <w:pStyle w:val="Spacer"/>
      <w:rPr>
        <w:rFonts w:ascii="Arial" w:hAnsi="Arial"/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265E15" w14:textId="15E789BA" w:rsidR="00E81293" w:rsidRDefault="00E81293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CHPRC-04032</w:t>
    </w:r>
  </w:p>
  <w:p w14:paraId="0FF43030" w14:textId="6E9B6E13" w:rsidR="00E81293" w:rsidRPr="00105BF0" w:rsidRDefault="00E81293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3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ra Lindberg">
    <w15:presenceInfo w15:providerId="AD" w15:userId="S::SLindberg@intera.com::ab96775d-ae92-42ee-bbcc-9d83de09af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2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A15"/>
    <w:rsid w:val="00002F74"/>
    <w:rsid w:val="00005533"/>
    <w:rsid w:val="00011D15"/>
    <w:rsid w:val="000719DE"/>
    <w:rsid w:val="00082126"/>
    <w:rsid w:val="00082FBB"/>
    <w:rsid w:val="00084B60"/>
    <w:rsid w:val="000916B2"/>
    <w:rsid w:val="00095F20"/>
    <w:rsid w:val="000D66CE"/>
    <w:rsid w:val="000E3892"/>
    <w:rsid w:val="000E4F70"/>
    <w:rsid w:val="000E7D4D"/>
    <w:rsid w:val="000F619E"/>
    <w:rsid w:val="00125136"/>
    <w:rsid w:val="001428A9"/>
    <w:rsid w:val="001536CB"/>
    <w:rsid w:val="001555E2"/>
    <w:rsid w:val="0019070B"/>
    <w:rsid w:val="00194D12"/>
    <w:rsid w:val="001A59C8"/>
    <w:rsid w:val="001F2F7B"/>
    <w:rsid w:val="00200D92"/>
    <w:rsid w:val="002213FE"/>
    <w:rsid w:val="00241D8D"/>
    <w:rsid w:val="0026564F"/>
    <w:rsid w:val="0029484C"/>
    <w:rsid w:val="00296462"/>
    <w:rsid w:val="002A0D35"/>
    <w:rsid w:val="002E2C73"/>
    <w:rsid w:val="002F1542"/>
    <w:rsid w:val="002F3190"/>
    <w:rsid w:val="00324B38"/>
    <w:rsid w:val="00350291"/>
    <w:rsid w:val="003602D2"/>
    <w:rsid w:val="00362474"/>
    <w:rsid w:val="0039532C"/>
    <w:rsid w:val="00395667"/>
    <w:rsid w:val="003C3D94"/>
    <w:rsid w:val="003E1930"/>
    <w:rsid w:val="003E4225"/>
    <w:rsid w:val="00463ACD"/>
    <w:rsid w:val="00466D4A"/>
    <w:rsid w:val="00470F2A"/>
    <w:rsid w:val="004A798C"/>
    <w:rsid w:val="004C4DBC"/>
    <w:rsid w:val="004F0E40"/>
    <w:rsid w:val="004F4866"/>
    <w:rsid w:val="00500B09"/>
    <w:rsid w:val="0050241F"/>
    <w:rsid w:val="0051455B"/>
    <w:rsid w:val="00515CC8"/>
    <w:rsid w:val="005414D0"/>
    <w:rsid w:val="00542091"/>
    <w:rsid w:val="00565C49"/>
    <w:rsid w:val="0057454C"/>
    <w:rsid w:val="005D4021"/>
    <w:rsid w:val="00602384"/>
    <w:rsid w:val="006127FE"/>
    <w:rsid w:val="00646105"/>
    <w:rsid w:val="00652857"/>
    <w:rsid w:val="00666778"/>
    <w:rsid w:val="00676A22"/>
    <w:rsid w:val="0067722B"/>
    <w:rsid w:val="006E2E1A"/>
    <w:rsid w:val="00706005"/>
    <w:rsid w:val="007332A6"/>
    <w:rsid w:val="00736C02"/>
    <w:rsid w:val="00770453"/>
    <w:rsid w:val="00783F82"/>
    <w:rsid w:val="00785E61"/>
    <w:rsid w:val="00787241"/>
    <w:rsid w:val="007924FB"/>
    <w:rsid w:val="007C6D41"/>
    <w:rsid w:val="007D73DF"/>
    <w:rsid w:val="00804E54"/>
    <w:rsid w:val="00804EC5"/>
    <w:rsid w:val="008112DA"/>
    <w:rsid w:val="008246C0"/>
    <w:rsid w:val="008316C8"/>
    <w:rsid w:val="00832F45"/>
    <w:rsid w:val="0083391B"/>
    <w:rsid w:val="00846716"/>
    <w:rsid w:val="0085518E"/>
    <w:rsid w:val="0086478B"/>
    <w:rsid w:val="008812FC"/>
    <w:rsid w:val="008A03BD"/>
    <w:rsid w:val="008B08DD"/>
    <w:rsid w:val="008B2D8A"/>
    <w:rsid w:val="008C67F4"/>
    <w:rsid w:val="008E3F26"/>
    <w:rsid w:val="008F6B68"/>
    <w:rsid w:val="00905785"/>
    <w:rsid w:val="00924578"/>
    <w:rsid w:val="00931308"/>
    <w:rsid w:val="00943CA9"/>
    <w:rsid w:val="00943F98"/>
    <w:rsid w:val="00950A83"/>
    <w:rsid w:val="00981A17"/>
    <w:rsid w:val="00991216"/>
    <w:rsid w:val="009954A4"/>
    <w:rsid w:val="009A4CCA"/>
    <w:rsid w:val="009C3F0A"/>
    <w:rsid w:val="009F79E9"/>
    <w:rsid w:val="00A11B4B"/>
    <w:rsid w:val="00A11CE7"/>
    <w:rsid w:val="00A127BE"/>
    <w:rsid w:val="00A32684"/>
    <w:rsid w:val="00A341AA"/>
    <w:rsid w:val="00A354FE"/>
    <w:rsid w:val="00A666A3"/>
    <w:rsid w:val="00AC4DE8"/>
    <w:rsid w:val="00AD2583"/>
    <w:rsid w:val="00B0031E"/>
    <w:rsid w:val="00B419ED"/>
    <w:rsid w:val="00B7126C"/>
    <w:rsid w:val="00B7342B"/>
    <w:rsid w:val="00BC616C"/>
    <w:rsid w:val="00BC78F6"/>
    <w:rsid w:val="00C01A66"/>
    <w:rsid w:val="00C1302A"/>
    <w:rsid w:val="00C16034"/>
    <w:rsid w:val="00C40584"/>
    <w:rsid w:val="00C640F1"/>
    <w:rsid w:val="00C86568"/>
    <w:rsid w:val="00C9057B"/>
    <w:rsid w:val="00C93D53"/>
    <w:rsid w:val="00CA0E28"/>
    <w:rsid w:val="00CC69E4"/>
    <w:rsid w:val="00D06B00"/>
    <w:rsid w:val="00D166C6"/>
    <w:rsid w:val="00D25ECB"/>
    <w:rsid w:val="00D3185A"/>
    <w:rsid w:val="00D70082"/>
    <w:rsid w:val="00D7446E"/>
    <w:rsid w:val="00D91A6D"/>
    <w:rsid w:val="00DA35EC"/>
    <w:rsid w:val="00DB2768"/>
    <w:rsid w:val="00DB7164"/>
    <w:rsid w:val="00DE09F5"/>
    <w:rsid w:val="00DF424A"/>
    <w:rsid w:val="00E04CFA"/>
    <w:rsid w:val="00E404FE"/>
    <w:rsid w:val="00E46EE3"/>
    <w:rsid w:val="00E62A15"/>
    <w:rsid w:val="00E7132A"/>
    <w:rsid w:val="00E71AC2"/>
    <w:rsid w:val="00E81293"/>
    <w:rsid w:val="00E8654D"/>
    <w:rsid w:val="00E90B56"/>
    <w:rsid w:val="00EE6C38"/>
    <w:rsid w:val="00EF5526"/>
    <w:rsid w:val="00F23C8F"/>
    <w:rsid w:val="00F26F2F"/>
    <w:rsid w:val="00F279D9"/>
    <w:rsid w:val="00F3020C"/>
    <w:rsid w:val="00F45985"/>
    <w:rsid w:val="00F6461A"/>
    <w:rsid w:val="00FA4798"/>
    <w:rsid w:val="00FB4F59"/>
    <w:rsid w:val="00FD2D2F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8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8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mp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tmp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tmp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4266</Words>
  <Characters>24322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Lindberg</dc:creator>
  <cp:lastModifiedBy>Sara Lindberg</cp:lastModifiedBy>
  <cp:revision>3</cp:revision>
  <cp:lastPrinted>2020-01-11T22:28:00Z</cp:lastPrinted>
  <dcterms:created xsi:type="dcterms:W3CDTF">2020-01-28T20:10:00Z</dcterms:created>
  <dcterms:modified xsi:type="dcterms:W3CDTF">2020-01-28T20:13:00Z</dcterms:modified>
</cp:coreProperties>
</file>