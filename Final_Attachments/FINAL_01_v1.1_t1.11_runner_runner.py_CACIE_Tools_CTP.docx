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70250D" w14:textId="7902DEDA" w:rsidR="00E62A15" w:rsidRPr="004046BB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6A3691">
        <w:rPr>
          <w:rFonts w:ascii="Arial" w:hAnsi="Arial" w:cs="Arial"/>
          <w:b/>
        </w:rPr>
        <w:t>CACIE Tool #</w:t>
      </w:r>
      <w:r w:rsidR="00E8774B">
        <w:rPr>
          <w:rFonts w:ascii="Arial" w:hAnsi="Arial" w:cs="Arial"/>
          <w:b/>
        </w:rPr>
        <w:t>0</w:t>
      </w:r>
      <w:r w:rsidR="005834CA">
        <w:rPr>
          <w:rFonts w:ascii="Arial" w:hAnsi="Arial" w:cs="Arial"/>
          <w:b/>
        </w:rPr>
        <w:t>1</w:t>
      </w:r>
      <w:r w:rsidRPr="004046BB">
        <w:rPr>
          <w:rFonts w:ascii="Arial" w:hAnsi="Arial" w:cs="Arial"/>
        </w:rPr>
        <w:t xml:space="preserve"> – </w:t>
      </w:r>
      <w:r w:rsidR="00E8774B">
        <w:rPr>
          <w:rFonts w:ascii="Arial" w:hAnsi="Arial" w:cs="Arial"/>
          <w:b/>
          <w:i/>
        </w:rPr>
        <w:t>Tool Runner (runner.py)</w:t>
      </w:r>
    </w:p>
    <w:p w14:paraId="344A4E46" w14:textId="22A1CE73" w:rsidR="00E62A15" w:rsidRPr="004046BB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6A3691">
        <w:rPr>
          <w:rFonts w:ascii="Arial" w:hAnsi="Arial" w:cs="Arial"/>
          <w:b/>
        </w:rPr>
        <w:t>Version</w:t>
      </w:r>
      <w:r w:rsidRPr="004046BB">
        <w:rPr>
          <w:rFonts w:ascii="Arial" w:hAnsi="Arial" w:cs="Arial"/>
        </w:rPr>
        <w:t xml:space="preserve"> </w:t>
      </w:r>
      <w:r w:rsidRPr="004046BB">
        <w:rPr>
          <w:rFonts w:ascii="Arial" w:hAnsi="Arial" w:cs="Arial"/>
          <w:b/>
        </w:rPr>
        <w:t>1.</w:t>
      </w:r>
      <w:r w:rsidR="00C67CD7">
        <w:rPr>
          <w:rFonts w:ascii="Arial" w:hAnsi="Arial" w:cs="Arial"/>
          <w:b/>
        </w:rPr>
        <w:t>1</w:t>
      </w:r>
    </w:p>
    <w:p w14:paraId="21A99226" w14:textId="30300110" w:rsidR="00E62A15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  <w:r w:rsidRPr="004046BB">
        <w:rPr>
          <w:rFonts w:ascii="Arial" w:hAnsi="Arial" w:cs="Arial"/>
          <w:b/>
        </w:rPr>
        <w:t>QA</w:t>
      </w:r>
      <w:r w:rsidRPr="004046BB">
        <w:rPr>
          <w:rFonts w:ascii="Arial" w:hAnsi="Arial" w:cs="Arial"/>
        </w:rPr>
        <w:t xml:space="preserve">: </w:t>
      </w:r>
      <w:r w:rsidRPr="004046BB">
        <w:rPr>
          <w:rFonts w:ascii="Arial" w:hAnsi="Arial" w:cs="Arial"/>
          <w:b/>
        </w:rPr>
        <w:t>QA</w:t>
      </w:r>
    </w:p>
    <w:p w14:paraId="0158708F" w14:textId="77777777" w:rsidR="00E62A15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</w:p>
    <w:p w14:paraId="38E2CCA1" w14:textId="77777777" w:rsidR="00E62A15" w:rsidRPr="00914C4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914C4E">
        <w:rPr>
          <w:rFonts w:ascii="Arial" w:hAnsi="Arial"/>
          <w:b/>
        </w:rPr>
        <w:t>Description and Purpose</w:t>
      </w:r>
    </w:p>
    <w:p w14:paraId="179C8E8E" w14:textId="3479E3E6" w:rsidR="00E8774B" w:rsidRDefault="00E8774B" w:rsidP="006B1E25">
      <w:pPr>
        <w:pStyle w:val="H1bodytext"/>
        <w:rPr>
          <w:rFonts w:ascii="Arial" w:hAnsi="Arial"/>
        </w:rPr>
      </w:pPr>
      <w:bookmarkStart w:id="0" w:name="_Hlk8896263"/>
      <w:r w:rsidRPr="00E8774B">
        <w:rPr>
          <w:rFonts w:ascii="Arial" w:hAnsi="Arial"/>
        </w:rPr>
        <w:t>Th</w:t>
      </w:r>
      <w:r>
        <w:rPr>
          <w:rFonts w:ascii="Arial" w:hAnsi="Arial"/>
        </w:rPr>
        <w:t xml:space="preserve">e Tool Runner </w:t>
      </w:r>
      <w:r w:rsidRPr="00E8774B">
        <w:rPr>
          <w:rFonts w:ascii="Arial" w:hAnsi="Arial"/>
        </w:rPr>
        <w:t xml:space="preserve">acts as a controller for all the other utilities contained within </w:t>
      </w:r>
      <w:r>
        <w:rPr>
          <w:rFonts w:ascii="Arial" w:hAnsi="Arial"/>
        </w:rPr>
        <w:t xml:space="preserve">the CACIE </w:t>
      </w:r>
      <w:r w:rsidR="00147552">
        <w:rPr>
          <w:rFonts w:ascii="Arial" w:hAnsi="Arial"/>
        </w:rPr>
        <w:t xml:space="preserve">tool </w:t>
      </w:r>
      <w:r w:rsidR="002C1D04">
        <w:rPr>
          <w:rFonts w:ascii="Arial" w:hAnsi="Arial"/>
        </w:rPr>
        <w:t>set</w:t>
      </w:r>
      <w:r w:rsidRPr="00E8774B">
        <w:rPr>
          <w:rFonts w:ascii="Arial" w:hAnsi="Arial"/>
        </w:rPr>
        <w:t>.</w:t>
      </w:r>
      <w:r>
        <w:rPr>
          <w:rFonts w:ascii="Arial" w:hAnsi="Arial"/>
        </w:rPr>
        <w:t xml:space="preserve"> </w:t>
      </w:r>
      <w:r w:rsidR="003D3DBB" w:rsidRPr="003D3DBB">
        <w:rPr>
          <w:rFonts w:ascii="Arial" w:hAnsi="Arial"/>
        </w:rPr>
        <w:t xml:space="preserve">The Tool Runner </w:t>
      </w:r>
      <w:r w:rsidR="003D3DBB">
        <w:rPr>
          <w:rFonts w:ascii="Arial" w:hAnsi="Arial"/>
        </w:rPr>
        <w:t>determines</w:t>
      </w:r>
      <w:r w:rsidR="003D3DBB" w:rsidRPr="003D3DBB">
        <w:rPr>
          <w:rFonts w:ascii="Arial" w:hAnsi="Arial"/>
        </w:rPr>
        <w:t xml:space="preserve"> configuration control </w:t>
      </w:r>
      <w:r w:rsidR="003D3DBB">
        <w:rPr>
          <w:rFonts w:ascii="Arial" w:hAnsi="Arial"/>
        </w:rPr>
        <w:t xml:space="preserve">status of </w:t>
      </w:r>
      <w:r w:rsidR="00147552">
        <w:rPr>
          <w:rFonts w:ascii="Arial" w:hAnsi="Arial"/>
        </w:rPr>
        <w:t xml:space="preserve">an </w:t>
      </w:r>
      <w:r w:rsidR="003D3DBB">
        <w:rPr>
          <w:rFonts w:ascii="Arial" w:hAnsi="Arial"/>
        </w:rPr>
        <w:t>invoked tool</w:t>
      </w:r>
      <w:r w:rsidR="003D3DBB" w:rsidRPr="003D3DBB">
        <w:rPr>
          <w:rFonts w:ascii="Arial" w:hAnsi="Arial"/>
        </w:rPr>
        <w:t xml:space="preserve"> and documents </w:t>
      </w:r>
      <w:r w:rsidR="003D3DBB">
        <w:rPr>
          <w:rFonts w:ascii="Arial" w:hAnsi="Arial"/>
        </w:rPr>
        <w:t>its version and QA status (</w:t>
      </w:r>
      <w:r w:rsidR="00147552">
        <w:rPr>
          <w:rFonts w:ascii="Arial" w:hAnsi="Arial"/>
        </w:rPr>
        <w:t xml:space="preserve">i.e., </w:t>
      </w:r>
      <w:r w:rsidR="003D3DBB" w:rsidRPr="003D3DBB">
        <w:rPr>
          <w:rFonts w:ascii="Arial" w:hAnsi="Arial"/>
        </w:rPr>
        <w:t xml:space="preserve">whether or not the invoked tool has been tested and qualified in compliance with the </w:t>
      </w:r>
      <w:r w:rsidR="00147552">
        <w:rPr>
          <w:rFonts w:ascii="Arial" w:hAnsi="Arial"/>
        </w:rPr>
        <w:t xml:space="preserve">CACIE </w:t>
      </w:r>
      <w:r w:rsidR="003D3DBB" w:rsidRPr="003D3DBB">
        <w:rPr>
          <w:rFonts w:ascii="Arial" w:hAnsi="Arial"/>
        </w:rPr>
        <w:t>Integrated Software Management Plan</w:t>
      </w:r>
      <w:r w:rsidR="003D3DBB">
        <w:rPr>
          <w:rFonts w:ascii="Arial" w:hAnsi="Arial"/>
        </w:rPr>
        <w:t>)</w:t>
      </w:r>
      <w:r>
        <w:rPr>
          <w:rFonts w:ascii="Arial" w:hAnsi="Arial"/>
        </w:rPr>
        <w:t>.</w:t>
      </w:r>
    </w:p>
    <w:p w14:paraId="31D76ED4" w14:textId="3323B294" w:rsidR="00C67CD7" w:rsidRPr="00F279D9" w:rsidRDefault="00C67CD7" w:rsidP="006B1E25">
      <w:pPr>
        <w:pStyle w:val="H1bodytext"/>
        <w:rPr>
          <w:rFonts w:ascii="Arial" w:hAnsi="Arial"/>
          <w:highlight w:val="yellow"/>
        </w:rPr>
      </w:pPr>
      <w:r>
        <w:rPr>
          <w:rFonts w:ascii="Arial" w:hAnsi="Arial"/>
        </w:rPr>
        <w:t>A “manual” mode is provided that allows the user to document that they have taken a manual step (modified a file, or similar).  In this case, code is not executed and the description field is piped directly to the run log.</w:t>
      </w:r>
    </w:p>
    <w:bookmarkEnd w:id="0"/>
    <w:p w14:paraId="444106EB" w14:textId="77777777" w:rsidR="00E62A15" w:rsidRPr="00914C4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914C4E">
        <w:rPr>
          <w:rFonts w:ascii="Arial" w:hAnsi="Arial"/>
          <w:b/>
        </w:rPr>
        <w:t>Functional Requirements</w:t>
      </w:r>
    </w:p>
    <w:p w14:paraId="636B65D8" w14:textId="0EF463CB" w:rsidR="003D3DBB" w:rsidRDefault="003D3DBB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>The following are the functional requirements of the Tool Runner.</w:t>
      </w:r>
    </w:p>
    <w:p w14:paraId="0094571D" w14:textId="5E6BAA26" w:rsidR="008E7CB2" w:rsidRDefault="008E7CB2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>FR-1: Invoke tool with required arguments</w:t>
      </w:r>
    </w:p>
    <w:p w14:paraId="55DEB16D" w14:textId="77777777" w:rsidR="008E7CB2" w:rsidRDefault="008E7CB2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 xml:space="preserve">FR-2: Document user, computer, operating system platform, and date/time </w:t>
      </w:r>
    </w:p>
    <w:p w14:paraId="5B497DC9" w14:textId="77777777" w:rsidR="008E7CB2" w:rsidRDefault="008E7CB2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>FR-3: Verify and document the QA Status of the Tool Runner and the invoked tool</w:t>
      </w:r>
    </w:p>
    <w:p w14:paraId="2D6B6F7F" w14:textId="32E853F5" w:rsidR="008E7CB2" w:rsidRDefault="008E7CB2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 xml:space="preserve">The QA Status of the Tool Runner and </w:t>
      </w:r>
      <w:r w:rsidR="00147552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invoked tool is based on fulfilling the following functional requirements:</w:t>
      </w:r>
    </w:p>
    <w:p w14:paraId="0DA12F0F" w14:textId="6AC18F4D" w:rsidR="008E7CB2" w:rsidRDefault="008E7CB2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 xml:space="preserve">FR-4: Verify and document that </w:t>
      </w:r>
      <w:r w:rsidR="00147552">
        <w:rPr>
          <w:rFonts w:ascii="Arial" w:hAnsi="Arial" w:cs="Arial"/>
        </w:rPr>
        <w:t xml:space="preserve">the Tool Runner and the invoked </w:t>
      </w:r>
      <w:r>
        <w:rPr>
          <w:rFonts w:ascii="Arial" w:hAnsi="Arial" w:cs="Arial"/>
        </w:rPr>
        <w:t xml:space="preserve">tool </w:t>
      </w:r>
      <w:r w:rsidR="00147552">
        <w:rPr>
          <w:rFonts w:ascii="Arial" w:hAnsi="Arial" w:cs="Arial"/>
        </w:rPr>
        <w:t xml:space="preserve">are </w:t>
      </w:r>
      <w:r>
        <w:rPr>
          <w:rFonts w:ascii="Arial" w:hAnsi="Arial" w:cs="Arial"/>
        </w:rPr>
        <w:t xml:space="preserve">located in a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version-controlled repository and if so, document the code version of the Tool Runner and invoked tool. </w:t>
      </w:r>
    </w:p>
    <w:p w14:paraId="7B9716B5" w14:textId="69102068" w:rsidR="008E7CB2" w:rsidRDefault="008E7CB2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 xml:space="preserve">FR-5: Determine if the local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repository branch is the “master” branch and</w:t>
      </w:r>
      <w:r w:rsidR="00147552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</w:t>
      </w:r>
      <w:r w:rsidR="00404A21">
        <w:rPr>
          <w:rFonts w:ascii="Arial" w:hAnsi="Arial" w:cs="Arial"/>
        </w:rPr>
        <w:t>files are consistent with the remote</w:t>
      </w:r>
      <w:r w:rsidR="00147552">
        <w:rPr>
          <w:rFonts w:ascii="Arial" w:hAnsi="Arial" w:cs="Arial"/>
        </w:rPr>
        <w:t xml:space="preserve"> </w:t>
      </w:r>
      <w:r w:rsidR="00404A21">
        <w:rPr>
          <w:rFonts w:ascii="Arial" w:hAnsi="Arial" w:cs="Arial"/>
        </w:rPr>
        <w:t xml:space="preserve">master branch </w:t>
      </w:r>
      <w:r>
        <w:rPr>
          <w:rFonts w:ascii="Arial" w:hAnsi="Arial" w:cs="Arial"/>
        </w:rPr>
        <w:t>(i.e</w:t>
      </w:r>
      <w:r w:rsidR="00404A21">
        <w:rPr>
          <w:rFonts w:ascii="Arial" w:hAnsi="Arial" w:cs="Arial"/>
        </w:rPr>
        <w:t>. “nothing to commit, working tree clean”</w:t>
      </w:r>
      <w:r>
        <w:rPr>
          <w:rFonts w:ascii="Arial" w:hAnsi="Arial" w:cs="Arial"/>
        </w:rPr>
        <w:t>)</w:t>
      </w:r>
      <w:r w:rsidRPr="00D34A20">
        <w:rPr>
          <w:rFonts w:ascii="Arial" w:hAnsi="Arial" w:cs="Arial"/>
        </w:rPr>
        <w:t xml:space="preserve"> </w:t>
      </w:r>
    </w:p>
    <w:p w14:paraId="6E4F09CC" w14:textId="1D8232EB" w:rsidR="008E7CB2" w:rsidRDefault="008E7CB2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 xml:space="preserve">FR-6: Determine if the local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repository</w:t>
      </w:r>
      <w:r w:rsidRPr="00D34A2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branch version is the same version as </w:t>
      </w:r>
      <w:r w:rsidR="0024066A">
        <w:rPr>
          <w:rFonts w:ascii="Arial" w:hAnsi="Arial" w:cs="Arial"/>
        </w:rPr>
        <w:t>a released and tagged version of the remote master branch</w:t>
      </w:r>
      <w:r>
        <w:rPr>
          <w:rFonts w:ascii="Arial" w:hAnsi="Arial" w:cs="Arial"/>
        </w:rPr>
        <w:t>;</w:t>
      </w:r>
    </w:p>
    <w:p w14:paraId="6937D49D" w14:textId="68CD7D02" w:rsidR="008E7CB2" w:rsidRDefault="008E7CB2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>FR-7: Determine if Tool Runner and</w:t>
      </w:r>
      <w:r w:rsidR="00147552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invoked tool are on a maintained approved tool list. </w:t>
      </w:r>
    </w:p>
    <w:p w14:paraId="2E4196C3" w14:textId="5E7EC251" w:rsidR="00C67CD7" w:rsidRDefault="00C67CD7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>FR-8: “Manual Mode”; if invoked, the tool simply updates the run log with a message specified by the user.</w:t>
      </w:r>
    </w:p>
    <w:p w14:paraId="3FF178D7" w14:textId="5DD51E3C" w:rsidR="00C67CD7" w:rsidRDefault="00C67CD7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 xml:space="preserve">FR-9: “Virtual Mode”; Tool reports tool status and configuration as usual except the invoked tool </w:t>
      </w:r>
      <w:proofErr w:type="gramStart"/>
      <w:r>
        <w:rPr>
          <w:rFonts w:ascii="Arial" w:hAnsi="Arial" w:cs="Arial"/>
        </w:rPr>
        <w:t>is</w:t>
      </w:r>
      <w:proofErr w:type="gramEnd"/>
      <w:r>
        <w:rPr>
          <w:rFonts w:ascii="Arial" w:hAnsi="Arial" w:cs="Arial"/>
        </w:rPr>
        <w:t xml:space="preserve"> not executed.</w:t>
      </w:r>
    </w:p>
    <w:p w14:paraId="00DF4348" w14:textId="1253186E" w:rsidR="003F4E1C" w:rsidRDefault="002A5D9F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 xml:space="preserve">FR-10: A hash of the tool invoked by the runner is reported. </w:t>
      </w:r>
    </w:p>
    <w:p w14:paraId="2FC95516" w14:textId="77777777" w:rsidR="00E62A15" w:rsidRPr="00914C4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914C4E">
        <w:rPr>
          <w:rFonts w:ascii="Arial" w:hAnsi="Arial"/>
          <w:b/>
        </w:rPr>
        <w:t>Software Requirements Specifications</w:t>
      </w:r>
    </w:p>
    <w:p w14:paraId="1EFB4ECE" w14:textId="3F2D4437" w:rsidR="00AC71B4" w:rsidRPr="002C1D04" w:rsidRDefault="00AC71B4" w:rsidP="006B1E25">
      <w:pPr>
        <w:pStyle w:val="H1bodytext"/>
        <w:rPr>
          <w:rFonts w:ascii="Arial" w:hAnsi="Arial" w:cs="Arial"/>
        </w:rPr>
      </w:pPr>
      <w:proofErr w:type="spellStart"/>
      <w:r w:rsidRPr="002C1D04">
        <w:rPr>
          <w:rFonts w:ascii="Arial" w:hAnsi="Arial" w:cs="Arial"/>
        </w:rPr>
        <w:t>Git</w:t>
      </w:r>
      <w:proofErr w:type="spellEnd"/>
      <w:r w:rsidRPr="002C1D04">
        <w:rPr>
          <w:rFonts w:ascii="Arial" w:hAnsi="Arial" w:cs="Arial"/>
        </w:rPr>
        <w:t xml:space="preserve"> version</w:t>
      </w:r>
      <w:r w:rsidR="002C1D04">
        <w:rPr>
          <w:rFonts w:ascii="Arial" w:hAnsi="Arial" w:cs="Arial"/>
        </w:rPr>
        <w:t xml:space="preserve"> 2.21.0 (Windows) or 2.24.0 (Linux)</w:t>
      </w:r>
    </w:p>
    <w:p w14:paraId="4C89713E" w14:textId="7AFAA095" w:rsidR="00EB26BA" w:rsidRDefault="00EB26BA" w:rsidP="006B1E25">
      <w:pPr>
        <w:pStyle w:val="H1bodytext"/>
        <w:rPr>
          <w:rFonts w:ascii="Arial" w:hAnsi="Arial" w:cs="Arial"/>
        </w:rPr>
      </w:pPr>
      <w:r w:rsidRPr="00EB26BA">
        <w:rPr>
          <w:rFonts w:ascii="Arial" w:hAnsi="Arial" w:cs="Arial"/>
        </w:rPr>
        <w:t>Python</w:t>
      </w:r>
      <w:r>
        <w:rPr>
          <w:rFonts w:ascii="Arial" w:hAnsi="Arial" w:cs="Arial"/>
        </w:rPr>
        <w:t xml:space="preserve"> 3.</w:t>
      </w:r>
      <w:r w:rsidR="00FE155D">
        <w:rPr>
          <w:rFonts w:ascii="Arial" w:hAnsi="Arial" w:cs="Arial"/>
        </w:rPr>
        <w:t>5</w:t>
      </w:r>
      <w:r w:rsidR="002A5D9F">
        <w:rPr>
          <w:rFonts w:ascii="Arial" w:hAnsi="Arial" w:cs="Arial"/>
        </w:rPr>
        <w:t xml:space="preserve"> – 3.7</w:t>
      </w:r>
    </w:p>
    <w:p w14:paraId="7EA0B0D9" w14:textId="5288F329" w:rsidR="00687B38" w:rsidRDefault="00EB26BA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>Python</w:t>
      </w:r>
      <w:r w:rsidR="00687B3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Standard Libraries</w:t>
      </w:r>
      <w:proofErr w:type="gramStart"/>
      <w:r>
        <w:rPr>
          <w:rFonts w:ascii="Arial" w:hAnsi="Arial" w:cs="Arial"/>
        </w:rPr>
        <w:t>:</w:t>
      </w:r>
      <w:proofErr w:type="gramEnd"/>
      <w:r>
        <w:rPr>
          <w:rFonts w:ascii="Arial" w:hAnsi="Arial" w:cs="Arial"/>
        </w:rPr>
        <w:br/>
      </w:r>
      <w:proofErr w:type="spellStart"/>
      <w:r w:rsidR="00605B85" w:rsidRPr="000A47AB">
        <w:rPr>
          <w:rFonts w:ascii="Arial" w:hAnsi="Arial" w:cs="Arial"/>
        </w:rPr>
        <w:t>argparse</w:t>
      </w:r>
      <w:proofErr w:type="spellEnd"/>
      <w:r w:rsidR="00605B85" w:rsidRPr="000A47AB">
        <w:rPr>
          <w:rFonts w:ascii="Arial" w:hAnsi="Arial" w:cs="Arial"/>
        </w:rPr>
        <w:br/>
      </w:r>
      <w:proofErr w:type="spellStart"/>
      <w:r w:rsidR="00605B85" w:rsidRPr="000A47AB">
        <w:rPr>
          <w:rFonts w:ascii="Arial" w:hAnsi="Arial" w:cs="Arial"/>
        </w:rPr>
        <w:t>datetime</w:t>
      </w:r>
      <w:proofErr w:type="spellEnd"/>
      <w:r w:rsidR="00605B85" w:rsidRPr="000A47AB">
        <w:rPr>
          <w:rFonts w:ascii="Arial" w:hAnsi="Arial" w:cs="Arial"/>
        </w:rPr>
        <w:br/>
      </w:r>
      <w:proofErr w:type="spellStart"/>
      <w:r w:rsidR="00605B85" w:rsidRPr="000A47AB">
        <w:rPr>
          <w:rFonts w:ascii="Arial" w:hAnsi="Arial" w:cs="Arial"/>
        </w:rPr>
        <w:lastRenderedPageBreak/>
        <w:t>getpass</w:t>
      </w:r>
      <w:proofErr w:type="spellEnd"/>
      <w:r w:rsidR="00605B85" w:rsidRPr="000A47AB">
        <w:rPr>
          <w:rFonts w:ascii="Arial" w:hAnsi="Arial" w:cs="Arial"/>
        </w:rPr>
        <w:br/>
      </w:r>
      <w:proofErr w:type="spellStart"/>
      <w:r w:rsidR="00605B85" w:rsidRPr="000A47AB">
        <w:rPr>
          <w:rFonts w:ascii="Arial" w:hAnsi="Arial" w:cs="Arial"/>
        </w:rPr>
        <w:t>json</w:t>
      </w:r>
      <w:proofErr w:type="spellEnd"/>
      <w:r w:rsidR="00605B85" w:rsidRPr="000A47AB">
        <w:rPr>
          <w:rFonts w:ascii="Arial" w:hAnsi="Arial" w:cs="Arial"/>
        </w:rPr>
        <w:br/>
      </w:r>
      <w:r w:rsidRPr="000A47AB">
        <w:rPr>
          <w:rFonts w:ascii="Arial" w:hAnsi="Arial" w:cs="Arial"/>
        </w:rPr>
        <w:t>logging</w:t>
      </w:r>
      <w:r w:rsidRPr="000A47AB">
        <w:rPr>
          <w:rFonts w:ascii="Arial" w:hAnsi="Arial" w:cs="Arial"/>
        </w:rPr>
        <w:br/>
      </w:r>
      <w:proofErr w:type="spellStart"/>
      <w:r w:rsidR="00605B85" w:rsidRPr="000A47AB">
        <w:rPr>
          <w:rFonts w:ascii="Arial" w:hAnsi="Arial" w:cs="Arial"/>
        </w:rPr>
        <w:t>os</w:t>
      </w:r>
      <w:proofErr w:type="spellEnd"/>
      <w:r w:rsidR="00605B85" w:rsidRPr="000A47AB">
        <w:rPr>
          <w:rFonts w:ascii="Arial" w:hAnsi="Arial" w:cs="Arial"/>
        </w:rPr>
        <w:br/>
      </w:r>
      <w:proofErr w:type="spellStart"/>
      <w:r w:rsidR="00687B38" w:rsidRPr="000A47AB">
        <w:rPr>
          <w:rFonts w:ascii="Arial" w:hAnsi="Arial" w:cs="Arial"/>
        </w:rPr>
        <w:t>pathlib</w:t>
      </w:r>
      <w:proofErr w:type="spellEnd"/>
      <w:r w:rsidR="00687B38" w:rsidRPr="000A47AB">
        <w:rPr>
          <w:rFonts w:ascii="Arial" w:hAnsi="Arial" w:cs="Arial"/>
        </w:rPr>
        <w:br/>
        <w:t>platform</w:t>
      </w:r>
      <w:r w:rsidR="00687B38" w:rsidRPr="000A47AB">
        <w:rPr>
          <w:rFonts w:ascii="Arial" w:hAnsi="Arial" w:cs="Arial"/>
        </w:rPr>
        <w:br/>
        <w:t>socket</w:t>
      </w:r>
      <w:r w:rsidR="00687B38" w:rsidRPr="000A47AB">
        <w:rPr>
          <w:rFonts w:ascii="Arial" w:hAnsi="Arial" w:cs="Arial"/>
        </w:rPr>
        <w:br/>
      </w:r>
      <w:proofErr w:type="spellStart"/>
      <w:r w:rsidR="00605B85" w:rsidRPr="000A47AB">
        <w:rPr>
          <w:rFonts w:ascii="Arial" w:hAnsi="Arial" w:cs="Arial"/>
        </w:rPr>
        <w:t>subprocess</w:t>
      </w:r>
      <w:proofErr w:type="spellEnd"/>
      <w:r w:rsidR="00605B85" w:rsidRPr="000A47AB">
        <w:rPr>
          <w:rFonts w:ascii="Arial" w:hAnsi="Arial" w:cs="Arial"/>
        </w:rPr>
        <w:t xml:space="preserve"> </w:t>
      </w:r>
      <w:r w:rsidR="00605B85" w:rsidRPr="000A47AB">
        <w:rPr>
          <w:rFonts w:ascii="Arial" w:hAnsi="Arial" w:cs="Arial"/>
        </w:rPr>
        <w:br/>
        <w:t>sys</w:t>
      </w:r>
      <w:r w:rsidR="00605B85" w:rsidDel="00605B85">
        <w:rPr>
          <w:rFonts w:ascii="Arial" w:hAnsi="Arial" w:cs="Arial"/>
        </w:rPr>
        <w:t xml:space="preserve"> </w:t>
      </w:r>
    </w:p>
    <w:p w14:paraId="0AA8F06C" w14:textId="4D8FE9E1" w:rsidR="00687B38" w:rsidRPr="00EB26BA" w:rsidRDefault="00687B38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>Modules</w:t>
      </w:r>
      <w:proofErr w:type="gramStart"/>
      <w:r>
        <w:rPr>
          <w:rFonts w:ascii="Arial" w:hAnsi="Arial" w:cs="Arial"/>
        </w:rPr>
        <w:t>:</w:t>
      </w:r>
      <w:proofErr w:type="gramEnd"/>
      <w:r>
        <w:rPr>
          <w:rFonts w:ascii="Arial" w:hAnsi="Arial" w:cs="Arial"/>
        </w:rPr>
        <w:br/>
        <w:t>.\constants.py</w:t>
      </w:r>
      <w:r>
        <w:rPr>
          <w:rFonts w:ascii="Arial" w:hAnsi="Arial" w:cs="Arial"/>
        </w:rPr>
        <w:br/>
        <w:t xml:space="preserve">.\config.py (.\constants.py, </w:t>
      </w:r>
      <w:bookmarkStart w:id="1" w:name="_Hlk41650020"/>
      <w:proofErr w:type="spellStart"/>
      <w:r>
        <w:rPr>
          <w:rFonts w:ascii="Arial" w:hAnsi="Arial" w:cs="Arial"/>
        </w:rPr>
        <w:t>pylib</w:t>
      </w:r>
      <w:proofErr w:type="spellEnd"/>
      <w:r>
        <w:rPr>
          <w:rFonts w:ascii="Arial" w:hAnsi="Arial" w:cs="Arial"/>
        </w:rPr>
        <w:t>\</w:t>
      </w:r>
      <w:proofErr w:type="spellStart"/>
      <w:r>
        <w:rPr>
          <w:rFonts w:ascii="Arial" w:hAnsi="Arial" w:cs="Arial"/>
        </w:rPr>
        <w:t>config</w:t>
      </w:r>
      <w:proofErr w:type="spellEnd"/>
      <w:r>
        <w:rPr>
          <w:rFonts w:ascii="Arial" w:hAnsi="Arial" w:cs="Arial"/>
        </w:rPr>
        <w:t xml:space="preserve">\config.py, </w:t>
      </w:r>
      <w:proofErr w:type="spellStart"/>
      <w:r>
        <w:rPr>
          <w:rFonts w:ascii="Arial" w:hAnsi="Arial" w:cs="Arial"/>
        </w:rPr>
        <w:t>pylib</w:t>
      </w:r>
      <w:proofErr w:type="spellEnd"/>
      <w:r>
        <w:rPr>
          <w:rFonts w:ascii="Arial" w:hAnsi="Arial" w:cs="Arial"/>
        </w:rPr>
        <w:t>\</w:t>
      </w:r>
      <w:proofErr w:type="spellStart"/>
      <w:r>
        <w:rPr>
          <w:rFonts w:ascii="Arial" w:hAnsi="Arial" w:cs="Arial"/>
        </w:rPr>
        <w:t>autoparse</w:t>
      </w:r>
      <w:proofErr w:type="spellEnd"/>
      <w:r>
        <w:rPr>
          <w:rFonts w:ascii="Arial" w:hAnsi="Arial" w:cs="Arial"/>
        </w:rPr>
        <w:t>\autoparse.py)</w:t>
      </w:r>
      <w:r>
        <w:rPr>
          <w:rFonts w:ascii="Arial" w:hAnsi="Arial" w:cs="Arial"/>
        </w:rPr>
        <w:br/>
        <w:t>pylib\info</w:t>
      </w:r>
      <w:r w:rsidR="009F4F48">
        <w:rPr>
          <w:rFonts w:ascii="Arial" w:hAnsi="Arial" w:cs="Arial"/>
        </w:rPr>
        <w:t>\</w:t>
      </w:r>
      <w:r>
        <w:rPr>
          <w:rFonts w:ascii="Arial" w:hAnsi="Arial" w:cs="Arial"/>
        </w:rPr>
        <w:t>info.py</w:t>
      </w:r>
      <w:r>
        <w:rPr>
          <w:rFonts w:ascii="Arial" w:hAnsi="Arial" w:cs="Arial"/>
        </w:rPr>
        <w:br/>
        <w:t>pylib\pygit\git.py</w:t>
      </w:r>
      <w:bookmarkEnd w:id="1"/>
    </w:p>
    <w:p w14:paraId="654C59DD" w14:textId="77777777" w:rsidR="00E62A15" w:rsidRPr="00914C4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914C4E">
        <w:rPr>
          <w:rFonts w:ascii="Arial" w:hAnsi="Arial"/>
          <w:b/>
        </w:rPr>
        <w:t>Software Design Description</w:t>
      </w:r>
    </w:p>
    <w:p w14:paraId="2066086C" w14:textId="0CF2E059" w:rsidR="00C2499D" w:rsidRDefault="00C2499D" w:rsidP="006B1E25">
      <w:pPr>
        <w:pStyle w:val="H1bodytext"/>
        <w:rPr>
          <w:rFonts w:ascii="Arial" w:hAnsi="Arial" w:cs="Arial"/>
        </w:rPr>
      </w:pPr>
      <w:r>
        <w:rPr>
          <w:rFonts w:ascii="Arial" w:hAnsi="Arial" w:cs="Arial"/>
        </w:rPr>
        <w:t>The following is a brief description of the required arguments</w:t>
      </w:r>
      <w:r w:rsidR="005F12C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 the ou</w:t>
      </w:r>
      <w:r w:rsidR="005B3E1E">
        <w:rPr>
          <w:rFonts w:ascii="Arial" w:hAnsi="Arial" w:cs="Arial"/>
        </w:rPr>
        <w:t>t</w:t>
      </w:r>
      <w:r>
        <w:rPr>
          <w:rFonts w:ascii="Arial" w:hAnsi="Arial" w:cs="Arial"/>
        </w:rPr>
        <w:t>put generated by the Tool Runner.</w:t>
      </w:r>
    </w:p>
    <w:p w14:paraId="0A43D343" w14:textId="0167FA3F" w:rsidR="00C2499D" w:rsidRDefault="00F05EBF" w:rsidP="006B1E25">
      <w:pPr>
        <w:pStyle w:val="H1bodytext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Positional </w:t>
      </w:r>
      <w:r w:rsidR="00C2499D">
        <w:rPr>
          <w:rFonts w:ascii="Arial" w:hAnsi="Arial" w:cs="Arial"/>
        </w:rPr>
        <w:t>Arguments:</w:t>
      </w:r>
      <w:r>
        <w:rPr>
          <w:rFonts w:ascii="Arial" w:hAnsi="Arial" w:cs="Arial"/>
        </w:rPr>
        <w:t xml:space="preserve"> </w:t>
      </w:r>
    </w:p>
    <w:p w14:paraId="15F44C98" w14:textId="2B27A879" w:rsidR="00F05EBF" w:rsidRDefault="00F05EBF" w:rsidP="006B1E25">
      <w:pPr>
        <w:pStyle w:val="H1bodytext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Name: the filename of tool to be invoke</w:t>
      </w:r>
      <w:r w:rsidR="005E7286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(if tool is an executable, tool_filename.exe) or the command (</w:t>
      </w:r>
      <w:proofErr w:type="spellStart"/>
      <w:r>
        <w:rPr>
          <w:rFonts w:ascii="Arial" w:hAnsi="Arial" w:cs="Arial"/>
        </w:rPr>
        <w:t>perl</w:t>
      </w:r>
      <w:proofErr w:type="spellEnd"/>
      <w:r>
        <w:rPr>
          <w:rFonts w:ascii="Arial" w:hAnsi="Arial" w:cs="Arial"/>
        </w:rPr>
        <w:t>, python, java) required to execute the tool</w:t>
      </w:r>
      <w:r w:rsidR="006960A0">
        <w:rPr>
          <w:rFonts w:ascii="Arial" w:hAnsi="Arial" w:cs="Arial"/>
        </w:rPr>
        <w:t>; enclose in quotes</w:t>
      </w:r>
    </w:p>
    <w:p w14:paraId="07291B24" w14:textId="7B496292" w:rsidR="00F05EBF" w:rsidRDefault="00F05EBF" w:rsidP="006B1E25">
      <w:pPr>
        <w:pStyle w:val="H1bodytext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Arguments: the filename of the tool to be invoked (if a python or </w:t>
      </w:r>
      <w:proofErr w:type="spellStart"/>
      <w:r>
        <w:rPr>
          <w:rFonts w:ascii="Arial" w:hAnsi="Arial" w:cs="Arial"/>
        </w:rPr>
        <w:t>perl</w:t>
      </w:r>
      <w:proofErr w:type="spellEnd"/>
      <w:r>
        <w:rPr>
          <w:rFonts w:ascii="Arial" w:hAnsi="Arial" w:cs="Arial"/>
        </w:rPr>
        <w:t xml:space="preserve"> script or JAVA program) and</w:t>
      </w:r>
      <w:r w:rsidR="00287FE8">
        <w:rPr>
          <w:rFonts w:ascii="Arial" w:hAnsi="Arial" w:cs="Arial"/>
        </w:rPr>
        <w:t>/or</w:t>
      </w:r>
      <w:r>
        <w:rPr>
          <w:rFonts w:ascii="Arial" w:hAnsi="Arial" w:cs="Arial"/>
        </w:rPr>
        <w:t xml:space="preserve"> the tool-specific arguments to be passed to the tool (see documentation associated with each tool)</w:t>
      </w:r>
      <w:r w:rsidR="006960A0">
        <w:rPr>
          <w:rFonts w:ascii="Arial" w:hAnsi="Arial" w:cs="Arial"/>
        </w:rPr>
        <w:t>; enclose in quotes</w:t>
      </w:r>
    </w:p>
    <w:p w14:paraId="7815FF40" w14:textId="5424DCC8" w:rsidR="00954CDD" w:rsidRDefault="00954CDD" w:rsidP="006B1E25">
      <w:pPr>
        <w:pStyle w:val="H1bodytext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Optional Arguments:</w:t>
      </w:r>
    </w:p>
    <w:p w14:paraId="2536B9ED" w14:textId="30F7A19E" w:rsidR="00954CDD" w:rsidRDefault="00954CDD" w:rsidP="006B1E25">
      <w:pPr>
        <w:pStyle w:val="H1bodytext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-h, --help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show help message</w:t>
      </w:r>
    </w:p>
    <w:p w14:paraId="5968D588" w14:textId="6339C8AB" w:rsidR="00954CDD" w:rsidRDefault="00954CDD" w:rsidP="006B1E25">
      <w:pPr>
        <w:pStyle w:val="H1bodytext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--</w:t>
      </w:r>
      <w:proofErr w:type="spellStart"/>
      <w:r>
        <w:rPr>
          <w:rFonts w:ascii="Arial" w:hAnsi="Arial" w:cs="Arial"/>
        </w:rPr>
        <w:t>loglevel</w:t>
      </w:r>
      <w:proofErr w:type="spellEnd"/>
      <w:r>
        <w:rPr>
          <w:rFonts w:ascii="Arial" w:hAnsi="Arial" w:cs="Arial"/>
        </w:rPr>
        <w:t xml:space="preserve"> {I,D} </w:t>
      </w:r>
      <w:r>
        <w:rPr>
          <w:rFonts w:ascii="Arial" w:hAnsi="Arial" w:cs="Arial"/>
        </w:rPr>
        <w:tab/>
        <w:t>verbosity of log: (I)</w:t>
      </w:r>
      <w:proofErr w:type="spellStart"/>
      <w:r>
        <w:rPr>
          <w:rFonts w:ascii="Arial" w:hAnsi="Arial" w:cs="Arial"/>
        </w:rPr>
        <w:t>nfo</w:t>
      </w:r>
      <w:proofErr w:type="spellEnd"/>
      <w:r>
        <w:rPr>
          <w:rFonts w:ascii="Arial" w:hAnsi="Arial" w:cs="Arial"/>
        </w:rPr>
        <w:t>, (D)</w:t>
      </w:r>
      <w:proofErr w:type="spellStart"/>
      <w:r>
        <w:rPr>
          <w:rFonts w:ascii="Arial" w:hAnsi="Arial" w:cs="Arial"/>
        </w:rPr>
        <w:t>ebu</w:t>
      </w:r>
      <w:r w:rsidR="00FC6C5B">
        <w:rPr>
          <w:rFonts w:ascii="Arial" w:hAnsi="Arial" w:cs="Arial"/>
        </w:rPr>
        <w:t>g</w:t>
      </w:r>
      <w:proofErr w:type="spellEnd"/>
      <w:r>
        <w:rPr>
          <w:rFonts w:ascii="Arial" w:hAnsi="Arial" w:cs="Arial"/>
        </w:rPr>
        <w:t>; default=I</w:t>
      </w:r>
    </w:p>
    <w:p w14:paraId="2B160173" w14:textId="4C3242EF" w:rsidR="00954CDD" w:rsidRDefault="00954CDD" w:rsidP="006B1E25">
      <w:pPr>
        <w:pStyle w:val="H1bodytext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--</w:t>
      </w:r>
      <w:proofErr w:type="spellStart"/>
      <w:r>
        <w:rPr>
          <w:rFonts w:ascii="Arial" w:hAnsi="Arial" w:cs="Arial"/>
        </w:rPr>
        <w:t>logfile</w:t>
      </w:r>
      <w:proofErr w:type="spellEnd"/>
      <w:r>
        <w:rPr>
          <w:rFonts w:ascii="Arial" w:hAnsi="Arial" w:cs="Arial"/>
        </w:rPr>
        <w:t xml:space="preserve"> LOGFILE</w:t>
      </w:r>
      <w:r>
        <w:rPr>
          <w:rFonts w:ascii="Arial" w:hAnsi="Arial" w:cs="Arial"/>
        </w:rPr>
        <w:tab/>
        <w:t xml:space="preserve">path to a log file (default is </w:t>
      </w:r>
      <w:proofErr w:type="spellStart"/>
      <w:r>
        <w:rPr>
          <w:rFonts w:ascii="Arial" w:hAnsi="Arial" w:cs="Arial"/>
        </w:rPr>
        <w:t>stdout</w:t>
      </w:r>
      <w:proofErr w:type="spellEnd"/>
      <w:r>
        <w:rPr>
          <w:rFonts w:ascii="Arial" w:hAnsi="Arial" w:cs="Arial"/>
        </w:rPr>
        <w:t>)</w:t>
      </w:r>
    </w:p>
    <w:p w14:paraId="02811464" w14:textId="5BAE3F03" w:rsidR="00954CDD" w:rsidRDefault="00954CDD" w:rsidP="006B1E25">
      <w:pPr>
        <w:pStyle w:val="H1bodytext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-- </w:t>
      </w:r>
      <w:proofErr w:type="spellStart"/>
      <w:r>
        <w:rPr>
          <w:rFonts w:ascii="Arial" w:hAnsi="Arial" w:cs="Arial"/>
        </w:rPr>
        <w:t>logfilemode</w:t>
      </w:r>
      <w:proofErr w:type="spellEnd"/>
      <w:r>
        <w:rPr>
          <w:rFonts w:ascii="Arial" w:hAnsi="Arial" w:cs="Arial"/>
        </w:rPr>
        <w:t xml:space="preserve"> {</w:t>
      </w:r>
      <w:proofErr w:type="spellStart"/>
      <w:r>
        <w:rPr>
          <w:rFonts w:ascii="Arial" w:hAnsi="Arial" w:cs="Arial"/>
        </w:rPr>
        <w:t>a,w</w:t>
      </w:r>
      <w:proofErr w:type="spellEnd"/>
      <w:r>
        <w:rPr>
          <w:rFonts w:ascii="Arial" w:hAnsi="Arial" w:cs="Arial"/>
        </w:rPr>
        <w:t xml:space="preserve">} </w:t>
      </w:r>
      <w:r>
        <w:rPr>
          <w:rFonts w:ascii="Arial" w:hAnsi="Arial" w:cs="Arial"/>
        </w:rPr>
        <w:tab/>
        <w:t>Log file mode: (a)</w:t>
      </w:r>
      <w:proofErr w:type="spellStart"/>
      <w:r>
        <w:rPr>
          <w:rFonts w:ascii="Arial" w:hAnsi="Arial" w:cs="Arial"/>
        </w:rPr>
        <w:t>ppend</w:t>
      </w:r>
      <w:proofErr w:type="spellEnd"/>
      <w:r>
        <w:rPr>
          <w:rFonts w:ascii="Arial" w:hAnsi="Arial" w:cs="Arial"/>
        </w:rPr>
        <w:t xml:space="preserve"> or (w)rite; default=w</w:t>
      </w:r>
    </w:p>
    <w:p w14:paraId="46B43027" w14:textId="29C49655" w:rsidR="003F4E1C" w:rsidRDefault="003F4E1C" w:rsidP="006B1E25">
      <w:pPr>
        <w:pStyle w:val="H1bodytext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–virtual                        If present, tool does not execute the tool</w:t>
      </w:r>
    </w:p>
    <w:p w14:paraId="75C803EE" w14:textId="612D75F5" w:rsidR="003F4E1C" w:rsidRDefault="003F4E1C" w:rsidP="006B1E25">
      <w:pPr>
        <w:pStyle w:val="H1bodytext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–manual  DESC         The description in DESC is logged to the output</w:t>
      </w:r>
    </w:p>
    <w:p w14:paraId="4EFE3087" w14:textId="5C15D087" w:rsidR="00C2499D" w:rsidRDefault="00C2499D" w:rsidP="006B1E25">
      <w:pPr>
        <w:pStyle w:val="H1bodytext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Shell file configuration</w:t>
      </w:r>
      <w:r w:rsidR="00AD0C74">
        <w:rPr>
          <w:rFonts w:ascii="Arial" w:hAnsi="Arial" w:cs="Arial"/>
        </w:rPr>
        <w:t>:</w:t>
      </w:r>
    </w:p>
    <w:p w14:paraId="51B9C0A6" w14:textId="6308EF42" w:rsidR="00C2499D" w:rsidRDefault="00AD0C74" w:rsidP="006B1E25">
      <w:pPr>
        <w:pStyle w:val="H1bodytext"/>
        <w:ind w:left="216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python</w:t>
      </w:r>
      <w:proofErr w:type="gramEnd"/>
      <w:r>
        <w:rPr>
          <w:rFonts w:ascii="Arial" w:hAnsi="Arial" w:cs="Arial"/>
        </w:rPr>
        <w:t xml:space="preserve"> [directory path]/pylib/runner/runner.py [optional arguments—see </w:t>
      </w:r>
      <w:r w:rsidR="00B27DDA">
        <w:rPr>
          <w:rFonts w:ascii="Arial" w:hAnsi="Arial" w:cs="Arial"/>
        </w:rPr>
        <w:t>above</w:t>
      </w:r>
      <w:r>
        <w:rPr>
          <w:rFonts w:ascii="Arial" w:hAnsi="Arial" w:cs="Arial"/>
        </w:rPr>
        <w:t xml:space="preserve">] </w:t>
      </w:r>
      <w:r w:rsidR="006960A0">
        <w:rPr>
          <w:rFonts w:ascii="Arial" w:hAnsi="Arial" w:cs="Arial"/>
        </w:rPr>
        <w:t>“</w:t>
      </w:r>
      <w:r>
        <w:rPr>
          <w:rFonts w:ascii="Arial" w:hAnsi="Arial" w:cs="Arial"/>
        </w:rPr>
        <w:t>Name</w:t>
      </w:r>
      <w:r w:rsidR="006960A0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</w:t>
      </w:r>
      <w:r w:rsidR="006960A0">
        <w:rPr>
          <w:rFonts w:ascii="Arial" w:hAnsi="Arial" w:cs="Arial"/>
        </w:rPr>
        <w:t>“</w:t>
      </w:r>
      <w:r>
        <w:rPr>
          <w:rFonts w:ascii="Arial" w:hAnsi="Arial" w:cs="Arial"/>
        </w:rPr>
        <w:t>Arguments</w:t>
      </w:r>
      <w:r w:rsidR="006960A0">
        <w:rPr>
          <w:rFonts w:ascii="Arial" w:hAnsi="Arial" w:cs="Arial"/>
        </w:rPr>
        <w:t>”</w:t>
      </w:r>
    </w:p>
    <w:p w14:paraId="23224427" w14:textId="3AD4251C" w:rsidR="00AB5481" w:rsidRDefault="00AB5481" w:rsidP="006B1E25">
      <w:pPr>
        <w:pStyle w:val="H1bodytext"/>
        <w:numPr>
          <w:ilvl w:val="0"/>
          <w:numId w:val="4"/>
        </w:numPr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Output: The following information is logged to the screen (default, i.e. </w:t>
      </w:r>
      <w:proofErr w:type="spellStart"/>
      <w:r>
        <w:rPr>
          <w:rFonts w:ascii="Arial" w:hAnsi="Arial" w:cs="Arial"/>
        </w:rPr>
        <w:t>stdout</w:t>
      </w:r>
      <w:proofErr w:type="spellEnd"/>
      <w:r>
        <w:rPr>
          <w:rFonts w:ascii="Arial" w:hAnsi="Arial" w:cs="Arial"/>
        </w:rPr>
        <w:t>) or to a path and file, which is specified by user and is passed to the Tool Runner as an argument (--</w:t>
      </w:r>
      <w:proofErr w:type="spellStart"/>
      <w:r>
        <w:rPr>
          <w:rFonts w:ascii="Arial" w:hAnsi="Arial" w:cs="Arial"/>
        </w:rPr>
        <w:t>logfile</w:t>
      </w:r>
      <w:proofErr w:type="spellEnd"/>
      <w:r>
        <w:rPr>
          <w:rFonts w:ascii="Arial" w:hAnsi="Arial" w:cs="Arial"/>
        </w:rPr>
        <w:t xml:space="preserve"> LOGFILE)</w:t>
      </w:r>
    </w:p>
    <w:p w14:paraId="7E938260" w14:textId="63491FBF" w:rsidR="00AB5481" w:rsidRDefault="00BC1A96" w:rsidP="006B1E25">
      <w:pPr>
        <w:pStyle w:val="H1bodytext"/>
        <w:numPr>
          <w:ilvl w:val="0"/>
          <w:numId w:val="4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DateTime</w:t>
      </w:r>
      <w:proofErr w:type="spellEnd"/>
      <w:r>
        <w:rPr>
          <w:rFonts w:ascii="Arial" w:hAnsi="Arial" w:cs="Arial"/>
        </w:rPr>
        <w:t xml:space="preserve"> </w:t>
      </w:r>
      <w:r w:rsidR="00FC6C5B">
        <w:rPr>
          <w:rFonts w:ascii="Arial" w:hAnsi="Arial" w:cs="Arial"/>
        </w:rPr>
        <w:t>s</w:t>
      </w:r>
      <w:r>
        <w:rPr>
          <w:rFonts w:ascii="Arial" w:hAnsi="Arial" w:cs="Arial"/>
        </w:rPr>
        <w:t>tamp of when Tool Runner is invoke</w:t>
      </w:r>
      <w:r w:rsidR="001C22A5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and where information is being logged</w:t>
      </w:r>
    </w:p>
    <w:p w14:paraId="6A308AA0" w14:textId="4301C0EC" w:rsidR="00BC1A96" w:rsidRDefault="00BC1A96" w:rsidP="006B1E25">
      <w:pPr>
        <w:pStyle w:val="H1bodytext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Invoked command and arguments</w:t>
      </w:r>
      <w:r w:rsidR="00381353">
        <w:rPr>
          <w:rFonts w:ascii="Arial" w:hAnsi="Arial" w:cs="Arial"/>
        </w:rPr>
        <w:t xml:space="preserve"> (if not in manual mode)</w:t>
      </w:r>
    </w:p>
    <w:p w14:paraId="201CD376" w14:textId="77777777" w:rsidR="00BC1A96" w:rsidRDefault="00BC1A96" w:rsidP="006B1E25">
      <w:pPr>
        <w:pStyle w:val="H1bodytext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Code Version of Tool Runner </w:t>
      </w:r>
    </w:p>
    <w:p w14:paraId="7D10F447" w14:textId="1ECC5E98" w:rsidR="00BC1A96" w:rsidRDefault="00BC1A96" w:rsidP="006B1E25">
      <w:pPr>
        <w:pStyle w:val="H1bodytext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Code Version of invoked tool </w:t>
      </w:r>
      <w:r w:rsidR="00381353">
        <w:rPr>
          <w:rFonts w:ascii="Arial" w:hAnsi="Arial" w:cs="Arial"/>
        </w:rPr>
        <w:t>(if not in manual mode)</w:t>
      </w:r>
    </w:p>
    <w:p w14:paraId="3BB1A113" w14:textId="0B4EE8FB" w:rsidR="00BC1A96" w:rsidRDefault="00BC1A96" w:rsidP="006B1E25">
      <w:pPr>
        <w:pStyle w:val="H1bodytext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QA Status of Tool Runner</w:t>
      </w:r>
    </w:p>
    <w:p w14:paraId="66C29081" w14:textId="7475E80A" w:rsidR="00BC1A96" w:rsidRDefault="00BC1A96" w:rsidP="006B1E25">
      <w:pPr>
        <w:pStyle w:val="H1bodytext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QA Status of invoked tool </w:t>
      </w:r>
      <w:r w:rsidR="00381353">
        <w:rPr>
          <w:rFonts w:ascii="Arial" w:hAnsi="Arial" w:cs="Arial"/>
        </w:rPr>
        <w:t>(if not in manual mode)</w:t>
      </w:r>
    </w:p>
    <w:p w14:paraId="08C7BFB9" w14:textId="73C0CB48" w:rsidR="00BC1A96" w:rsidRDefault="00BC1A96" w:rsidP="006B1E25">
      <w:pPr>
        <w:pStyle w:val="H1bodytext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Username and the computer and platform used to invoke the Tool Runner and invoked tool</w:t>
      </w:r>
    </w:p>
    <w:p w14:paraId="1E2A547C" w14:textId="42194F75" w:rsidR="00381353" w:rsidRDefault="006B1E25" w:rsidP="009705F3">
      <w:pPr>
        <w:pStyle w:val="H1bodytext"/>
        <w:spacing w:after="120"/>
        <w:rPr>
          <w:rFonts w:ascii="Arial" w:hAnsi="Arial"/>
        </w:rPr>
      </w:pPr>
      <w:r>
        <w:rPr>
          <w:rFonts w:ascii="Arial" w:hAnsi="Arial"/>
        </w:rPr>
        <w:t>An in</w:t>
      </w:r>
      <w:r w:rsidR="000E3ED1">
        <w:rPr>
          <w:rFonts w:ascii="Arial" w:hAnsi="Arial"/>
        </w:rPr>
        <w:t>d</w:t>
      </w:r>
      <w:r>
        <w:rPr>
          <w:rFonts w:ascii="Arial" w:hAnsi="Arial"/>
        </w:rPr>
        <w:t>e</w:t>
      </w:r>
      <w:r w:rsidR="005B3E1E">
        <w:rPr>
          <w:rFonts w:ascii="Arial" w:hAnsi="Arial"/>
        </w:rPr>
        <w:t>pe</w:t>
      </w:r>
      <w:r>
        <w:rPr>
          <w:rFonts w:ascii="Arial" w:hAnsi="Arial"/>
        </w:rPr>
        <w:t xml:space="preserve">ndent code </w:t>
      </w:r>
      <w:r w:rsidR="009F4F48">
        <w:rPr>
          <w:rFonts w:ascii="Arial" w:hAnsi="Arial"/>
        </w:rPr>
        <w:t xml:space="preserve">inspection </w:t>
      </w:r>
      <w:r>
        <w:rPr>
          <w:rFonts w:ascii="Arial" w:hAnsi="Arial"/>
        </w:rPr>
        <w:t xml:space="preserve">was performed by Mitchell </w:t>
      </w:r>
      <w:proofErr w:type="spellStart"/>
      <w:r>
        <w:rPr>
          <w:rFonts w:ascii="Arial" w:hAnsi="Arial"/>
        </w:rPr>
        <w:t>Tufford</w:t>
      </w:r>
      <w:proofErr w:type="spellEnd"/>
      <w:r>
        <w:rPr>
          <w:rFonts w:ascii="Arial" w:hAnsi="Arial"/>
        </w:rPr>
        <w:t xml:space="preserve"> on </w:t>
      </w:r>
      <w:r w:rsidR="00232284">
        <w:rPr>
          <w:rFonts w:ascii="Arial" w:hAnsi="Arial"/>
        </w:rPr>
        <w:t>02</w:t>
      </w:r>
      <w:r>
        <w:rPr>
          <w:rFonts w:ascii="Arial" w:hAnsi="Arial"/>
        </w:rPr>
        <w:t>/</w:t>
      </w:r>
      <w:r w:rsidR="00232284">
        <w:rPr>
          <w:rFonts w:ascii="Arial" w:hAnsi="Arial"/>
        </w:rPr>
        <w:t>4</w:t>
      </w:r>
      <w:r>
        <w:rPr>
          <w:rFonts w:ascii="Arial" w:hAnsi="Arial"/>
        </w:rPr>
        <w:t>/20</w:t>
      </w:r>
      <w:r w:rsidR="00232284">
        <w:rPr>
          <w:rFonts w:ascii="Arial" w:hAnsi="Arial"/>
        </w:rPr>
        <w:t>20</w:t>
      </w:r>
      <w:r>
        <w:rPr>
          <w:rFonts w:ascii="Arial" w:hAnsi="Arial"/>
        </w:rPr>
        <w:t xml:space="preserve">. </w:t>
      </w:r>
      <w:r w:rsidR="009705F3">
        <w:rPr>
          <w:rFonts w:ascii="Arial" w:hAnsi="Arial"/>
        </w:rPr>
        <w:t xml:space="preserve">Dependencies on shared modules are identified in Section 4 and include </w:t>
      </w:r>
      <w:proofErr w:type="spellStart"/>
      <w:r w:rsidR="009705F3" w:rsidRPr="009705F3">
        <w:rPr>
          <w:rFonts w:ascii="Arial" w:hAnsi="Arial"/>
        </w:rPr>
        <w:t>pylib</w:t>
      </w:r>
      <w:proofErr w:type="spellEnd"/>
      <w:r w:rsidR="009705F3" w:rsidRPr="009705F3">
        <w:rPr>
          <w:rFonts w:ascii="Arial" w:hAnsi="Arial"/>
        </w:rPr>
        <w:t>\</w:t>
      </w:r>
      <w:proofErr w:type="spellStart"/>
      <w:r w:rsidR="009705F3" w:rsidRPr="009705F3">
        <w:rPr>
          <w:rFonts w:ascii="Arial" w:hAnsi="Arial"/>
        </w:rPr>
        <w:t>config</w:t>
      </w:r>
      <w:proofErr w:type="spellEnd"/>
      <w:r w:rsidR="009705F3" w:rsidRPr="009705F3">
        <w:rPr>
          <w:rFonts w:ascii="Arial" w:hAnsi="Arial"/>
        </w:rPr>
        <w:t xml:space="preserve">\config.py, </w:t>
      </w:r>
      <w:proofErr w:type="spellStart"/>
      <w:r w:rsidR="009705F3" w:rsidRPr="009705F3">
        <w:rPr>
          <w:rFonts w:ascii="Arial" w:hAnsi="Arial"/>
        </w:rPr>
        <w:t>pylib</w:t>
      </w:r>
      <w:proofErr w:type="spellEnd"/>
      <w:r w:rsidR="009705F3" w:rsidRPr="009705F3">
        <w:rPr>
          <w:rFonts w:ascii="Arial" w:hAnsi="Arial"/>
        </w:rPr>
        <w:t>\</w:t>
      </w:r>
      <w:proofErr w:type="spellStart"/>
      <w:r w:rsidR="009705F3" w:rsidRPr="009705F3">
        <w:rPr>
          <w:rFonts w:ascii="Arial" w:hAnsi="Arial"/>
        </w:rPr>
        <w:t>autoparse</w:t>
      </w:r>
      <w:proofErr w:type="spellEnd"/>
      <w:r w:rsidR="009705F3" w:rsidRPr="009705F3">
        <w:rPr>
          <w:rFonts w:ascii="Arial" w:hAnsi="Arial"/>
        </w:rPr>
        <w:t>\autoparse.py</w:t>
      </w:r>
      <w:r w:rsidR="009705F3">
        <w:rPr>
          <w:rFonts w:ascii="Arial" w:hAnsi="Arial"/>
        </w:rPr>
        <w:t xml:space="preserve">, </w:t>
      </w:r>
      <w:proofErr w:type="spellStart"/>
      <w:r w:rsidR="009705F3" w:rsidRPr="009705F3">
        <w:rPr>
          <w:rFonts w:ascii="Arial" w:hAnsi="Arial"/>
        </w:rPr>
        <w:t>pylib</w:t>
      </w:r>
      <w:proofErr w:type="spellEnd"/>
      <w:r w:rsidR="009705F3" w:rsidRPr="009705F3">
        <w:rPr>
          <w:rFonts w:ascii="Arial" w:hAnsi="Arial"/>
        </w:rPr>
        <w:t>\info\info.py</w:t>
      </w:r>
      <w:r w:rsidR="009705F3">
        <w:rPr>
          <w:rFonts w:ascii="Arial" w:hAnsi="Arial"/>
        </w:rPr>
        <w:t xml:space="preserve">, and </w:t>
      </w:r>
      <w:proofErr w:type="spellStart"/>
      <w:r w:rsidR="009705F3" w:rsidRPr="009705F3">
        <w:rPr>
          <w:rFonts w:ascii="Arial" w:hAnsi="Arial"/>
        </w:rPr>
        <w:t>pylib</w:t>
      </w:r>
      <w:proofErr w:type="spellEnd"/>
      <w:r w:rsidR="009705F3" w:rsidRPr="009705F3">
        <w:rPr>
          <w:rFonts w:ascii="Arial" w:hAnsi="Arial"/>
        </w:rPr>
        <w:t>\</w:t>
      </w:r>
      <w:proofErr w:type="spellStart"/>
      <w:r w:rsidR="009705F3" w:rsidRPr="009705F3">
        <w:rPr>
          <w:rFonts w:ascii="Arial" w:hAnsi="Arial"/>
        </w:rPr>
        <w:t>pygit</w:t>
      </w:r>
      <w:proofErr w:type="spellEnd"/>
      <w:r w:rsidR="009705F3" w:rsidRPr="009705F3">
        <w:rPr>
          <w:rFonts w:ascii="Arial" w:hAnsi="Arial"/>
        </w:rPr>
        <w:t>\git.py</w:t>
      </w:r>
      <w:r>
        <w:rPr>
          <w:rFonts w:ascii="Arial" w:hAnsi="Arial"/>
        </w:rPr>
        <w:t xml:space="preserve">. </w:t>
      </w:r>
      <w:r w:rsidR="009705F3">
        <w:rPr>
          <w:rFonts w:ascii="Arial" w:hAnsi="Arial"/>
        </w:rPr>
        <w:t>Changes to these modules as part of another dependent tool will require retesting of the Tool Runner to ensure the changes do not impact the functionality of the Tool Runner.</w:t>
      </w:r>
    </w:p>
    <w:p w14:paraId="0FBDC579" w14:textId="77777777" w:rsidR="000E3ED1" w:rsidRDefault="000E3ED1" w:rsidP="000E3ED1">
      <w:pPr>
        <w:pStyle w:val="H1bodytext"/>
        <w:spacing w:after="120"/>
        <w:rPr>
          <w:rFonts w:ascii="Arial" w:hAnsi="Arial"/>
        </w:rPr>
      </w:pPr>
    </w:p>
    <w:p w14:paraId="39D8B4CD" w14:textId="4C42EECA" w:rsidR="000E3ED1" w:rsidRPr="00914C4E" w:rsidRDefault="000E3ED1" w:rsidP="000E3ED1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E9368E">
        <w:rPr>
          <w:rFonts w:ascii="Arial" w:hAnsi="Arial"/>
          <w:b/>
        </w:rPr>
        <w:t xml:space="preserve">Requirements Traceability </w:t>
      </w:r>
      <w:r>
        <w:rPr>
          <w:rFonts w:ascii="Arial" w:hAnsi="Arial"/>
          <w:b/>
        </w:rPr>
        <w:t>Matrix</w:t>
      </w:r>
    </w:p>
    <w:p w14:paraId="6AAFBDF2" w14:textId="79826559" w:rsidR="00945D92" w:rsidRDefault="000E0D18" w:rsidP="000E3ED1">
      <w:pPr>
        <w:pStyle w:val="H1bodytext"/>
        <w:rPr>
          <w:rFonts w:ascii="Arial" w:hAnsi="Arial" w:cs="Arial"/>
        </w:rPr>
      </w:pPr>
      <w:bookmarkStart w:id="2" w:name="_Hlk24021851"/>
      <w:r>
        <w:rPr>
          <w:rFonts w:ascii="Arial" w:hAnsi="Arial" w:cs="Arial"/>
        </w:rPr>
        <w:t>The requirements traceability matrix for the Tool Runner is presented in Table 1.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90"/>
        <w:gridCol w:w="1710"/>
        <w:gridCol w:w="5760"/>
      </w:tblGrid>
      <w:tr w:rsidR="00BC1A96" w:rsidRPr="00572F5F" w14:paraId="286F2B38" w14:textId="77777777" w:rsidTr="009F4F48">
        <w:trPr>
          <w:cantSplit/>
          <w:trHeight w:val="314"/>
          <w:tblHeader/>
        </w:trPr>
        <w:tc>
          <w:tcPr>
            <w:tcW w:w="9360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bookmarkEnd w:id="2"/>
          <w:p w14:paraId="3F1BCC08" w14:textId="69E6A8EE" w:rsidR="00BC1A96" w:rsidRDefault="00BC1A96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Table 1. </w:t>
            </w:r>
            <w:r w:rsidR="004C4A82">
              <w:rPr>
                <w:rFonts w:ascii="Arial" w:hAnsi="Arial"/>
                <w:b/>
              </w:rPr>
              <w:t>Tool Runner</w:t>
            </w:r>
            <w:r>
              <w:rPr>
                <w:rFonts w:ascii="Arial" w:hAnsi="Arial"/>
                <w:b/>
              </w:rPr>
              <w:br/>
              <w:t xml:space="preserve">Requirements Traceability Matrix </w:t>
            </w:r>
          </w:p>
        </w:tc>
      </w:tr>
      <w:tr w:rsidR="00BC1A96" w:rsidRPr="00572F5F" w14:paraId="16952EE3" w14:textId="77777777" w:rsidTr="009F4F48">
        <w:trPr>
          <w:cantSplit/>
          <w:trHeight w:val="314"/>
          <w:tblHeader/>
        </w:trPr>
        <w:tc>
          <w:tcPr>
            <w:tcW w:w="1890" w:type="dxa"/>
            <w:shd w:val="clear" w:color="auto" w:fill="D9D9D9" w:themeFill="background1" w:themeFillShade="D9"/>
            <w:vAlign w:val="bottom"/>
          </w:tcPr>
          <w:p w14:paraId="4BD9D4CA" w14:textId="1DB9F60D" w:rsidR="00BC1A96" w:rsidRPr="00572F5F" w:rsidRDefault="00BC1A96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572F5F">
              <w:rPr>
                <w:rFonts w:ascii="Arial" w:hAnsi="Arial"/>
                <w:b/>
              </w:rPr>
              <w:t>Functional Requirement</w:t>
            </w:r>
            <w:r w:rsidR="00AF5DB9">
              <w:rPr>
                <w:rFonts w:ascii="Arial" w:hAnsi="Arial"/>
                <w:b/>
              </w:rPr>
              <w:t xml:space="preserve"> ID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bottom"/>
          </w:tcPr>
          <w:p w14:paraId="7EC5343A" w14:textId="18FE2FA4" w:rsidR="00BC1A96" w:rsidRPr="00572F5F" w:rsidRDefault="00BC1A96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572F5F">
              <w:rPr>
                <w:rFonts w:ascii="Arial" w:hAnsi="Arial"/>
                <w:b/>
              </w:rPr>
              <w:t>Acceptance Test</w:t>
            </w:r>
            <w:r w:rsidR="00AF5DB9">
              <w:rPr>
                <w:rFonts w:ascii="Arial" w:hAnsi="Arial"/>
                <w:b/>
              </w:rPr>
              <w:t xml:space="preserve"> ID</w:t>
            </w:r>
          </w:p>
        </w:tc>
        <w:tc>
          <w:tcPr>
            <w:tcW w:w="5760" w:type="dxa"/>
            <w:shd w:val="clear" w:color="auto" w:fill="D9D9D9" w:themeFill="background1" w:themeFillShade="D9"/>
            <w:vAlign w:val="bottom"/>
          </w:tcPr>
          <w:p w14:paraId="6E719605" w14:textId="77777777" w:rsidR="00BC1A96" w:rsidRPr="00572F5F" w:rsidRDefault="00BC1A96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</w:tr>
      <w:tr w:rsidR="00BC1A96" w:rsidRPr="00572F5F" w14:paraId="1FA25373" w14:textId="77777777" w:rsidTr="009F4F48">
        <w:trPr>
          <w:cantSplit/>
          <w:trHeight w:val="665"/>
          <w:tblHeader/>
        </w:trPr>
        <w:tc>
          <w:tcPr>
            <w:tcW w:w="1890" w:type="dxa"/>
            <w:shd w:val="clear" w:color="auto" w:fill="auto"/>
            <w:vAlign w:val="center"/>
          </w:tcPr>
          <w:p w14:paraId="743471AF" w14:textId="03150F6B" w:rsidR="00BC1A96" w:rsidRPr="008F4D05" w:rsidRDefault="00BC1A9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>
              <w:rPr>
                <w:rFonts w:ascii="Arial" w:hAnsi="Arial"/>
                <w:bCs/>
              </w:rPr>
              <w:t>QA Level</w:t>
            </w:r>
            <w:r w:rsidR="002851E4">
              <w:rPr>
                <w:rFonts w:ascii="Arial" w:hAnsi="Arial"/>
              </w:rPr>
              <w:t xml:space="preserve"> </w:t>
            </w:r>
            <w:r w:rsidR="002851E4">
              <w:rPr>
                <w:rFonts w:ascii="Arial" w:hAnsi="Arial"/>
              </w:rPr>
              <w:br/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1AFA41C2" w14:textId="1D3DC9EA" w:rsidR="00BC1A96" w:rsidRPr="008F4D05" w:rsidRDefault="00F239EB" w:rsidP="00AF5DB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>
              <w:rPr>
                <w:rFonts w:ascii="Arial" w:hAnsi="Arial"/>
              </w:rPr>
              <w:t>CACIE-runner.py</w:t>
            </w:r>
            <w:r>
              <w:rPr>
                <w:rFonts w:ascii="Arial" w:hAnsi="Arial"/>
                <w:bCs/>
              </w:rPr>
              <w:t xml:space="preserve"> -</w:t>
            </w:r>
            <w:r w:rsidR="00BC1A96">
              <w:rPr>
                <w:rFonts w:ascii="Arial" w:hAnsi="Arial"/>
                <w:bCs/>
              </w:rPr>
              <w:t>IT-1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0DB97AA2" w14:textId="626BA86E" w:rsidR="00BC1A96" w:rsidRDefault="00BC1A96" w:rsidP="002851E4">
            <w:pPr>
              <w:pStyle w:val="H1bodytext"/>
              <w:spacing w:after="0"/>
              <w:ind w:left="0"/>
              <w:jc w:val="center"/>
              <w:rPr>
                <w:rStyle w:val="CommentReference"/>
              </w:rPr>
            </w:pPr>
            <w:r w:rsidRPr="00E03477">
              <w:rPr>
                <w:rFonts w:ascii="Arial" w:hAnsi="Arial"/>
              </w:rPr>
              <w:t>Installation Test</w:t>
            </w:r>
          </w:p>
        </w:tc>
      </w:tr>
      <w:tr w:rsidR="00A849DC" w14:paraId="28B02D54" w14:textId="77777777" w:rsidTr="009F4F48">
        <w:trPr>
          <w:trHeight w:val="1430"/>
        </w:trPr>
        <w:tc>
          <w:tcPr>
            <w:tcW w:w="1890" w:type="dxa"/>
            <w:vAlign w:val="center"/>
          </w:tcPr>
          <w:p w14:paraId="4AE831C0" w14:textId="1D94900D" w:rsidR="00A849DC" w:rsidRDefault="00B81E65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FR-1</w:t>
            </w:r>
            <w:r>
              <w:rPr>
                <w:rFonts w:ascii="Arial" w:hAnsi="Arial"/>
              </w:rPr>
              <w:br/>
              <w:t>FR-2</w:t>
            </w:r>
            <w:r>
              <w:rPr>
                <w:rFonts w:ascii="Arial" w:hAnsi="Arial"/>
              </w:rPr>
              <w:br/>
            </w:r>
            <w:r w:rsidR="00A849DC">
              <w:rPr>
                <w:rFonts w:ascii="Arial" w:hAnsi="Arial"/>
              </w:rPr>
              <w:t>FR-3</w:t>
            </w:r>
            <w:r w:rsidR="008E7CB2">
              <w:rPr>
                <w:rFonts w:ascii="Arial" w:hAnsi="Arial"/>
              </w:rPr>
              <w:br/>
            </w:r>
            <w:r w:rsidR="00A849DC">
              <w:rPr>
                <w:rFonts w:ascii="Arial" w:hAnsi="Arial"/>
              </w:rPr>
              <w:t>FR-4</w:t>
            </w:r>
            <w:r w:rsidR="008E7CB2">
              <w:rPr>
                <w:rFonts w:ascii="Arial" w:hAnsi="Arial"/>
              </w:rPr>
              <w:br/>
            </w:r>
            <w:r w:rsidR="00A849DC">
              <w:rPr>
                <w:rFonts w:ascii="Arial" w:hAnsi="Arial"/>
              </w:rPr>
              <w:t>FR-5</w:t>
            </w:r>
            <w:r w:rsidR="008E7CB2">
              <w:rPr>
                <w:rFonts w:ascii="Arial" w:hAnsi="Arial"/>
              </w:rPr>
              <w:br/>
            </w:r>
            <w:r w:rsidR="00A849DC">
              <w:rPr>
                <w:rFonts w:ascii="Arial" w:hAnsi="Arial"/>
              </w:rPr>
              <w:t>FR-6</w:t>
            </w:r>
            <w:r w:rsidR="008E7CB2">
              <w:rPr>
                <w:rFonts w:ascii="Arial" w:hAnsi="Arial"/>
              </w:rPr>
              <w:br/>
            </w:r>
            <w:r w:rsidR="00D34A20">
              <w:rPr>
                <w:rFonts w:ascii="Arial" w:hAnsi="Arial"/>
              </w:rPr>
              <w:t>FR-7</w:t>
            </w:r>
          </w:p>
        </w:tc>
        <w:tc>
          <w:tcPr>
            <w:tcW w:w="1710" w:type="dxa"/>
            <w:vAlign w:val="center"/>
          </w:tcPr>
          <w:p w14:paraId="48C97176" w14:textId="3780214B" w:rsidR="00A849DC" w:rsidRDefault="00F239EB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</w:t>
            </w:r>
            <w:r w:rsidR="00A849DC">
              <w:rPr>
                <w:rFonts w:ascii="Arial" w:hAnsi="Arial"/>
              </w:rPr>
              <w:t>-</w:t>
            </w:r>
            <w:r w:rsidR="00587168">
              <w:rPr>
                <w:rFonts w:ascii="Arial" w:hAnsi="Arial"/>
              </w:rPr>
              <w:t>1</w:t>
            </w:r>
          </w:p>
        </w:tc>
        <w:tc>
          <w:tcPr>
            <w:tcW w:w="5760" w:type="dxa"/>
            <w:vAlign w:val="center"/>
          </w:tcPr>
          <w:p w14:paraId="7312861E" w14:textId="69866348" w:rsidR="00A849DC" w:rsidRDefault="00587168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I</w:t>
            </w:r>
            <w:r w:rsidR="00A849DC">
              <w:rPr>
                <w:rFonts w:ascii="Arial" w:hAnsi="Arial"/>
              </w:rPr>
              <w:t xml:space="preserve">nvoked tool </w:t>
            </w:r>
            <w:r>
              <w:rPr>
                <w:rFonts w:ascii="Arial" w:hAnsi="Arial"/>
              </w:rPr>
              <w:t>is</w:t>
            </w:r>
            <w:r w:rsidR="00A849DC">
              <w:rPr>
                <w:rFonts w:ascii="Arial" w:hAnsi="Arial"/>
              </w:rPr>
              <w:t xml:space="preserve"> QA-approved</w:t>
            </w:r>
          </w:p>
        </w:tc>
      </w:tr>
      <w:tr w:rsidR="00A849DC" w14:paraId="41660DCA" w14:textId="77777777" w:rsidTr="009F4F48">
        <w:trPr>
          <w:trHeight w:val="890"/>
        </w:trPr>
        <w:tc>
          <w:tcPr>
            <w:tcW w:w="1890" w:type="dxa"/>
            <w:vAlign w:val="center"/>
          </w:tcPr>
          <w:p w14:paraId="631AA437" w14:textId="320308D7" w:rsidR="00A849DC" w:rsidRDefault="008E7CB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FR-3</w:t>
            </w:r>
            <w:r>
              <w:rPr>
                <w:rFonts w:ascii="Arial" w:hAnsi="Arial"/>
              </w:rPr>
              <w:br/>
            </w:r>
            <w:r w:rsidR="00A849DC">
              <w:rPr>
                <w:rFonts w:ascii="Arial" w:hAnsi="Arial"/>
              </w:rPr>
              <w:t>FR-</w:t>
            </w:r>
            <w:r>
              <w:rPr>
                <w:rFonts w:ascii="Arial" w:hAnsi="Arial"/>
              </w:rPr>
              <w:t>4</w:t>
            </w:r>
          </w:p>
        </w:tc>
        <w:tc>
          <w:tcPr>
            <w:tcW w:w="1710" w:type="dxa"/>
            <w:vAlign w:val="center"/>
          </w:tcPr>
          <w:p w14:paraId="101AC945" w14:textId="498A13C9" w:rsidR="00A849DC" w:rsidRDefault="00F239EB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</w:t>
            </w:r>
            <w:r w:rsidR="00A849DC">
              <w:rPr>
                <w:rFonts w:ascii="Arial" w:hAnsi="Arial"/>
              </w:rPr>
              <w:t>-</w:t>
            </w:r>
            <w:r w:rsidR="00587168">
              <w:rPr>
                <w:rFonts w:ascii="Arial" w:hAnsi="Arial"/>
              </w:rPr>
              <w:t>2</w:t>
            </w:r>
          </w:p>
        </w:tc>
        <w:tc>
          <w:tcPr>
            <w:tcW w:w="5760" w:type="dxa"/>
            <w:vAlign w:val="center"/>
          </w:tcPr>
          <w:p w14:paraId="6EA81622" w14:textId="7C172974" w:rsidR="00A849DC" w:rsidRDefault="00A849DC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Tool Runner and invoked tool </w:t>
            </w:r>
            <w:r w:rsidR="00BE1095">
              <w:rPr>
                <w:rFonts w:ascii="Arial" w:hAnsi="Arial"/>
              </w:rPr>
              <w:t xml:space="preserve">are </w:t>
            </w:r>
            <w:r>
              <w:rPr>
                <w:rFonts w:ascii="Arial" w:hAnsi="Arial"/>
              </w:rPr>
              <w:t xml:space="preserve">not located in a GIT repository </w:t>
            </w:r>
          </w:p>
        </w:tc>
      </w:tr>
      <w:tr w:rsidR="00987874" w14:paraId="57567274" w14:textId="77777777" w:rsidTr="009F4F48">
        <w:trPr>
          <w:trHeight w:val="935"/>
        </w:trPr>
        <w:tc>
          <w:tcPr>
            <w:tcW w:w="1890" w:type="dxa"/>
            <w:vAlign w:val="center"/>
          </w:tcPr>
          <w:p w14:paraId="76F5FC8A" w14:textId="7106BD88" w:rsidR="00987874" w:rsidRDefault="00CF03C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</w:t>
            </w:r>
            <w:r w:rsidR="008E7CB2">
              <w:rPr>
                <w:rFonts w:ascii="Arial" w:hAnsi="Arial"/>
              </w:rPr>
              <w:t>3</w:t>
            </w:r>
            <w:r>
              <w:rPr>
                <w:rFonts w:ascii="Arial" w:hAnsi="Arial"/>
              </w:rPr>
              <w:br/>
              <w:t>FR-5</w:t>
            </w:r>
            <w:r w:rsidR="008E7CB2">
              <w:rPr>
                <w:rFonts w:ascii="Arial" w:hAnsi="Arial"/>
              </w:rPr>
              <w:t xml:space="preserve"> </w:t>
            </w:r>
            <w:r w:rsidR="008E7CB2">
              <w:rPr>
                <w:rFonts w:ascii="Arial" w:hAnsi="Arial"/>
              </w:rPr>
              <w:br/>
              <w:t>FR-7</w:t>
            </w:r>
          </w:p>
        </w:tc>
        <w:tc>
          <w:tcPr>
            <w:tcW w:w="1710" w:type="dxa"/>
            <w:vAlign w:val="center"/>
          </w:tcPr>
          <w:p w14:paraId="55E638D6" w14:textId="0D256E81" w:rsidR="00987874" w:rsidRDefault="00F239EB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</w:t>
            </w:r>
            <w:r w:rsidR="00CF03C2">
              <w:rPr>
                <w:rFonts w:ascii="Arial" w:hAnsi="Arial"/>
              </w:rPr>
              <w:t>-3</w:t>
            </w:r>
          </w:p>
        </w:tc>
        <w:tc>
          <w:tcPr>
            <w:tcW w:w="5760" w:type="dxa"/>
            <w:vAlign w:val="center"/>
          </w:tcPr>
          <w:p w14:paraId="7C1F4992" w14:textId="04E7ADCE" w:rsidR="00987874" w:rsidRDefault="00953212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Local repository has been modified (not consistent with remote repository)</w:t>
            </w:r>
          </w:p>
        </w:tc>
      </w:tr>
      <w:tr w:rsidR="00BC1A96" w14:paraId="6EF3579C" w14:textId="77777777" w:rsidTr="009F4F48">
        <w:trPr>
          <w:trHeight w:val="935"/>
        </w:trPr>
        <w:tc>
          <w:tcPr>
            <w:tcW w:w="1890" w:type="dxa"/>
            <w:vAlign w:val="center"/>
          </w:tcPr>
          <w:p w14:paraId="7CFD124F" w14:textId="267AC90A" w:rsidR="00BC1A96" w:rsidRDefault="005E1F93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3" w:name="_Hlk11229718"/>
            <w:r>
              <w:rPr>
                <w:rFonts w:ascii="Arial" w:hAnsi="Arial"/>
              </w:rPr>
              <w:t>FR-</w:t>
            </w:r>
            <w:r w:rsidR="008E7CB2">
              <w:rPr>
                <w:rFonts w:ascii="Arial" w:hAnsi="Arial"/>
              </w:rPr>
              <w:t>3</w:t>
            </w:r>
            <w:r>
              <w:rPr>
                <w:rFonts w:ascii="Arial" w:hAnsi="Arial"/>
              </w:rPr>
              <w:br/>
            </w:r>
            <w:r w:rsidR="00BC1A96">
              <w:rPr>
                <w:rFonts w:ascii="Arial" w:hAnsi="Arial"/>
              </w:rPr>
              <w:t>FR-</w:t>
            </w:r>
            <w:r w:rsidR="00C179BB">
              <w:rPr>
                <w:rFonts w:ascii="Arial" w:hAnsi="Arial"/>
              </w:rPr>
              <w:t>6</w:t>
            </w:r>
            <w:r w:rsidR="008E7CB2">
              <w:rPr>
                <w:rFonts w:ascii="Arial" w:hAnsi="Arial"/>
              </w:rPr>
              <w:t xml:space="preserve"> </w:t>
            </w:r>
            <w:r w:rsidR="008E7CB2">
              <w:rPr>
                <w:rFonts w:ascii="Arial" w:hAnsi="Arial"/>
              </w:rPr>
              <w:br/>
              <w:t>FR-7</w:t>
            </w:r>
          </w:p>
        </w:tc>
        <w:tc>
          <w:tcPr>
            <w:tcW w:w="1710" w:type="dxa"/>
            <w:vAlign w:val="center"/>
          </w:tcPr>
          <w:p w14:paraId="13B459B6" w14:textId="700D07C7" w:rsidR="00BC1A96" w:rsidRDefault="00F239EB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</w:t>
            </w:r>
            <w:r w:rsidR="00BC1A96">
              <w:rPr>
                <w:rFonts w:ascii="Arial" w:hAnsi="Arial"/>
              </w:rPr>
              <w:t>-</w:t>
            </w:r>
            <w:r w:rsidR="005E1F93">
              <w:rPr>
                <w:rFonts w:ascii="Arial" w:hAnsi="Arial"/>
              </w:rPr>
              <w:t>4</w:t>
            </w:r>
          </w:p>
        </w:tc>
        <w:tc>
          <w:tcPr>
            <w:tcW w:w="5760" w:type="dxa"/>
            <w:vAlign w:val="center"/>
          </w:tcPr>
          <w:p w14:paraId="08E25C15" w14:textId="6D21475C" w:rsidR="00BC1A96" w:rsidRDefault="005E1F93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 w:cs="Arial"/>
              </w:rPr>
              <w:t xml:space="preserve">Local </w:t>
            </w:r>
            <w:proofErr w:type="spellStart"/>
            <w:r>
              <w:rPr>
                <w:rFonts w:ascii="Arial" w:hAnsi="Arial" w:cs="Arial"/>
              </w:rPr>
              <w:t>git</w:t>
            </w:r>
            <w:proofErr w:type="spellEnd"/>
            <w:r>
              <w:rPr>
                <w:rFonts w:ascii="Arial" w:hAnsi="Arial" w:cs="Arial"/>
              </w:rPr>
              <w:t xml:space="preserve"> repository</w:t>
            </w:r>
            <w:r w:rsidRPr="00D34A2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branch version is the same version as the remote “master” branch;</w:t>
            </w:r>
          </w:p>
        </w:tc>
      </w:tr>
      <w:tr w:rsidR="00381353" w14:paraId="4082D23B" w14:textId="77777777" w:rsidTr="009F4F48">
        <w:trPr>
          <w:trHeight w:val="935"/>
        </w:trPr>
        <w:tc>
          <w:tcPr>
            <w:tcW w:w="1890" w:type="dxa"/>
            <w:vAlign w:val="center"/>
          </w:tcPr>
          <w:p w14:paraId="796EB231" w14:textId="6C55AEB1" w:rsidR="00381353" w:rsidRDefault="00381353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FR-8</w:t>
            </w:r>
          </w:p>
        </w:tc>
        <w:tc>
          <w:tcPr>
            <w:tcW w:w="1710" w:type="dxa"/>
            <w:vAlign w:val="center"/>
          </w:tcPr>
          <w:p w14:paraId="26B6F498" w14:textId="4F7895B4" w:rsidR="00381353" w:rsidRDefault="00381353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CACIE-runner.py-TC-5</w:t>
            </w:r>
          </w:p>
        </w:tc>
        <w:tc>
          <w:tcPr>
            <w:tcW w:w="5760" w:type="dxa"/>
            <w:vAlign w:val="center"/>
          </w:tcPr>
          <w:p w14:paraId="53D2292F" w14:textId="52B8B613" w:rsidR="00381353" w:rsidRDefault="00381353" w:rsidP="001B1AEA">
            <w:pPr>
              <w:pStyle w:val="H1bodytext"/>
              <w:spacing w:after="0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“manual” switch triggers Manual Mode</w:t>
            </w:r>
          </w:p>
        </w:tc>
      </w:tr>
      <w:tr w:rsidR="00381353" w14:paraId="0171A858" w14:textId="77777777" w:rsidTr="009F4F48">
        <w:trPr>
          <w:trHeight w:val="935"/>
        </w:trPr>
        <w:tc>
          <w:tcPr>
            <w:tcW w:w="1890" w:type="dxa"/>
            <w:vAlign w:val="center"/>
          </w:tcPr>
          <w:p w14:paraId="0BBA1338" w14:textId="77777777" w:rsidR="00381353" w:rsidRDefault="00381353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FR-9</w:t>
            </w:r>
          </w:p>
          <w:p w14:paraId="0DA6C38F" w14:textId="4C0613A9" w:rsidR="00A96C36" w:rsidRDefault="00A96C36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FR-10</w:t>
            </w:r>
          </w:p>
        </w:tc>
        <w:tc>
          <w:tcPr>
            <w:tcW w:w="1710" w:type="dxa"/>
            <w:vAlign w:val="center"/>
          </w:tcPr>
          <w:p w14:paraId="51A90B02" w14:textId="23169F89" w:rsidR="00381353" w:rsidRDefault="00381353" w:rsidP="001B1AE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CACIE-runner.py-TC-6</w:t>
            </w:r>
          </w:p>
        </w:tc>
        <w:tc>
          <w:tcPr>
            <w:tcW w:w="5760" w:type="dxa"/>
            <w:vAlign w:val="center"/>
          </w:tcPr>
          <w:p w14:paraId="5D181F32" w14:textId="55068915" w:rsidR="00381353" w:rsidRDefault="00381353" w:rsidP="001B1AEA">
            <w:pPr>
              <w:pStyle w:val="H1bodytext"/>
              <w:spacing w:after="0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“virtual” switch triggers Virtual Mode</w:t>
            </w:r>
            <w:r w:rsidR="00A96C36">
              <w:rPr>
                <w:rFonts w:ascii="Arial" w:hAnsi="Arial" w:cs="Arial"/>
              </w:rPr>
              <w:t xml:space="preserve"> and Runner reports hash of invoked tool</w:t>
            </w:r>
          </w:p>
        </w:tc>
      </w:tr>
      <w:bookmarkEnd w:id="3"/>
    </w:tbl>
    <w:p w14:paraId="6207613E" w14:textId="502A7657" w:rsidR="00673AC5" w:rsidRDefault="00673AC5" w:rsidP="00E62A15">
      <w:pPr>
        <w:pStyle w:val="H1bodytext"/>
        <w:spacing w:after="120"/>
        <w:rPr>
          <w:rFonts w:ascii="Arial" w:hAnsi="Arial"/>
          <w:highlight w:val="yellow"/>
        </w:rPr>
      </w:pPr>
    </w:p>
    <w:p w14:paraId="080ADA40" w14:textId="77777777" w:rsidR="00673AC5" w:rsidRPr="00F279D9" w:rsidRDefault="00673AC5" w:rsidP="00E62A15">
      <w:pPr>
        <w:pStyle w:val="H1bodytext"/>
        <w:spacing w:after="120"/>
        <w:rPr>
          <w:rFonts w:ascii="Arial" w:hAnsi="Arial"/>
          <w:highlight w:val="yellow"/>
        </w:rPr>
      </w:pPr>
    </w:p>
    <w:p w14:paraId="1AFC1811" w14:textId="77777777" w:rsidR="00E62A15" w:rsidRPr="00E9368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E9368E">
        <w:rPr>
          <w:rFonts w:ascii="Arial" w:hAnsi="Arial"/>
          <w:b/>
        </w:rPr>
        <w:t>Test Plan and Cases</w:t>
      </w:r>
    </w:p>
    <w:p w14:paraId="132B3544" w14:textId="4237547A" w:rsidR="00213C7E" w:rsidRDefault="00213C7E" w:rsidP="000E3ED1">
      <w:pPr>
        <w:pStyle w:val="H1bodytext"/>
        <w:rPr>
          <w:rFonts w:ascii="Arial" w:hAnsi="Arial"/>
        </w:rPr>
      </w:pPr>
      <w:r>
        <w:rPr>
          <w:rFonts w:ascii="Arial" w:hAnsi="Arial"/>
        </w:rPr>
        <w:t xml:space="preserve">The </w:t>
      </w:r>
      <w:r w:rsidR="00A96123">
        <w:rPr>
          <w:rFonts w:ascii="Arial" w:hAnsi="Arial"/>
        </w:rPr>
        <w:t xml:space="preserve">installation </w:t>
      </w:r>
      <w:r>
        <w:rPr>
          <w:rFonts w:ascii="Arial" w:hAnsi="Arial"/>
        </w:rPr>
        <w:t xml:space="preserve">test plan </w:t>
      </w:r>
      <w:r w:rsidR="000E0D18">
        <w:rPr>
          <w:rFonts w:ascii="Arial" w:hAnsi="Arial"/>
        </w:rPr>
        <w:t>for the Tool Runner</w:t>
      </w:r>
      <w:r w:rsidRPr="00AE0D4D">
        <w:rPr>
          <w:rFonts w:ascii="Arial" w:hAnsi="Arial"/>
        </w:rPr>
        <w:t xml:space="preserve"> </w:t>
      </w:r>
      <w:r>
        <w:rPr>
          <w:rFonts w:ascii="Arial" w:hAnsi="Arial"/>
        </w:rPr>
        <w:t xml:space="preserve">is </w:t>
      </w:r>
      <w:r w:rsidR="000E0D18">
        <w:rPr>
          <w:rFonts w:ascii="Arial" w:hAnsi="Arial"/>
        </w:rPr>
        <w:t>presented in Table 2</w:t>
      </w:r>
      <w:r w:rsidR="00A96123">
        <w:rPr>
          <w:rFonts w:ascii="Arial" w:hAnsi="Arial"/>
        </w:rPr>
        <w:t xml:space="preserve"> and the test plan cases are in Table 3 through Table </w:t>
      </w:r>
      <w:r w:rsidR="00CE2819">
        <w:rPr>
          <w:rFonts w:ascii="Arial" w:hAnsi="Arial"/>
        </w:rPr>
        <w:t>8</w:t>
      </w:r>
      <w:r>
        <w:rPr>
          <w:rFonts w:ascii="Arial" w:hAnsi="Arial"/>
        </w:rPr>
        <w:t>.</w:t>
      </w:r>
      <w:r w:rsidR="008E7CB2">
        <w:rPr>
          <w:rFonts w:ascii="Arial" w:hAnsi="Arial"/>
        </w:rPr>
        <w:t xml:space="preserve"> The steps are </w:t>
      </w:r>
      <w:r w:rsidR="005C49F0">
        <w:rPr>
          <w:rFonts w:ascii="Arial" w:hAnsi="Arial"/>
        </w:rPr>
        <w:t xml:space="preserve">to be </w:t>
      </w:r>
      <w:r w:rsidR="008E7CB2">
        <w:rPr>
          <w:rFonts w:ascii="Arial" w:hAnsi="Arial"/>
        </w:rPr>
        <w:t xml:space="preserve">executed </w:t>
      </w:r>
      <w:r w:rsidR="005C49F0">
        <w:rPr>
          <w:rFonts w:ascii="Arial" w:hAnsi="Arial"/>
        </w:rPr>
        <w:t>on a Linux platform and on a Windows platform</w:t>
      </w:r>
      <w:r w:rsidR="000E0D18">
        <w:rPr>
          <w:rFonts w:ascii="Arial" w:hAnsi="Arial"/>
        </w:rPr>
        <w:t>.</w:t>
      </w:r>
    </w:p>
    <w:p w14:paraId="0609C701" w14:textId="77777777" w:rsidR="00387B06" w:rsidRDefault="00387B06"/>
    <w:tbl>
      <w:tblPr>
        <w:tblStyle w:val="TableGrid"/>
        <w:tblW w:w="9360" w:type="dxa"/>
        <w:tblInd w:w="720" w:type="dxa"/>
        <w:tblLook w:val="04A0" w:firstRow="1" w:lastRow="0" w:firstColumn="1" w:lastColumn="0" w:noHBand="0" w:noVBand="1"/>
      </w:tblPr>
      <w:tblGrid>
        <w:gridCol w:w="1529"/>
        <w:gridCol w:w="3151"/>
        <w:gridCol w:w="3168"/>
        <w:gridCol w:w="1512"/>
      </w:tblGrid>
      <w:tr w:rsidR="00387B06" w:rsidRPr="00932809" w14:paraId="7DC3C4CF" w14:textId="77777777" w:rsidTr="00387B06">
        <w:trPr>
          <w:cantSplit/>
          <w:trHeight w:val="468"/>
          <w:tblHeader/>
        </w:trPr>
        <w:tc>
          <w:tcPr>
            <w:tcW w:w="93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7CF7B8E" w14:textId="34ABBCE1" w:rsidR="00387B06" w:rsidRPr="00932809" w:rsidRDefault="00387B0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932809">
              <w:rPr>
                <w:rFonts w:ascii="Arial" w:hAnsi="Arial"/>
                <w:b/>
              </w:rPr>
              <w:t xml:space="preserve">Table 2.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AC3692">
              <w:rPr>
                <w:rFonts w:ascii="Arial" w:hAnsi="Arial"/>
                <w:b/>
              </w:rPr>
              <w:t xml:space="preserve">Installation </w:t>
            </w:r>
            <w:r w:rsidRPr="00932809">
              <w:rPr>
                <w:rFonts w:ascii="Arial" w:hAnsi="Arial"/>
                <w:b/>
              </w:rPr>
              <w:t>Test Plan</w:t>
            </w:r>
          </w:p>
        </w:tc>
      </w:tr>
      <w:tr w:rsidR="00387B06" w:rsidRPr="00572F5F" w14:paraId="7A06B9D3" w14:textId="77777777" w:rsidTr="00387B06">
        <w:trPr>
          <w:cantSplit/>
          <w:trHeight w:val="530"/>
          <w:tblHeader/>
        </w:trPr>
        <w:tc>
          <w:tcPr>
            <w:tcW w:w="468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D3827D6" w14:textId="77777777" w:rsidR="00387B06" w:rsidRPr="007D0AAC" w:rsidRDefault="00387B06" w:rsidP="00387B0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bookmarkStart w:id="4" w:name="_Hlk41906922"/>
            <w:r>
              <w:rPr>
                <w:rFonts w:ascii="Arial" w:hAnsi="Arial"/>
                <w:b/>
                <w:sz w:val="20"/>
              </w:rPr>
              <w:t xml:space="preserve">Tool Runner </w:t>
            </w:r>
            <w:r w:rsidRPr="007D0AAC">
              <w:rPr>
                <w:rFonts w:ascii="Arial" w:hAnsi="Arial"/>
                <w:b/>
                <w:sz w:val="20"/>
              </w:rPr>
              <w:t>Installatio</w:t>
            </w:r>
            <w:r>
              <w:rPr>
                <w:rFonts w:ascii="Arial" w:hAnsi="Arial"/>
                <w:b/>
                <w:sz w:val="20"/>
              </w:rPr>
              <w:t>n</w:t>
            </w:r>
            <w:r w:rsidRPr="007D0AAC">
              <w:rPr>
                <w:rFonts w:ascii="Arial" w:hAnsi="Arial"/>
                <w:b/>
                <w:sz w:val="20"/>
              </w:rPr>
              <w:t xml:space="preserve"> Testing</w:t>
            </w:r>
          </w:p>
          <w:p w14:paraId="7137D1CC" w14:textId="5E5CF709" w:rsidR="00387B06" w:rsidRDefault="00387B06" w:rsidP="00387B0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IT-</w:t>
            </w:r>
            <w:r>
              <w:rPr>
                <w:rFonts w:ascii="Arial" w:hAnsi="Arial"/>
                <w:b/>
                <w:sz w:val="20"/>
              </w:rPr>
              <w:t>1</w:t>
            </w:r>
          </w:p>
        </w:tc>
        <w:tc>
          <w:tcPr>
            <w:tcW w:w="468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5787AAC" w14:textId="2F7DFA40" w:rsidR="00387B06" w:rsidRDefault="00387B06" w:rsidP="00DD4AAC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387B06" w:rsidRPr="00572F5F" w14:paraId="08D5F73F" w14:textId="77777777" w:rsidTr="00387B06">
        <w:trPr>
          <w:cantSplit/>
          <w:trHeight w:val="530"/>
          <w:tblHeader/>
        </w:trPr>
        <w:tc>
          <w:tcPr>
            <w:tcW w:w="468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EF624E5" w14:textId="77777777" w:rsidR="00387B06" w:rsidRPr="004A568C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6E4CA067" w14:textId="77777777" w:rsidR="00387B06" w:rsidRDefault="00387B06" w:rsidP="00387B0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468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E309521" w14:textId="13F22F26" w:rsidR="00387B06" w:rsidRDefault="00387B06" w:rsidP="00DD4AAC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387B06" w:rsidRPr="00572F5F" w14:paraId="25AAC73F" w14:textId="77777777" w:rsidTr="00387B06">
        <w:trPr>
          <w:cantSplit/>
          <w:trHeight w:val="530"/>
          <w:tblHeader/>
        </w:trPr>
        <w:tc>
          <w:tcPr>
            <w:tcW w:w="936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43A201" w14:textId="544EB03F" w:rsidR="00387B06" w:rsidRPr="004A568C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tr w:rsidR="00387B06" w:rsidRPr="00572F5F" w14:paraId="4CF50D20" w14:textId="77777777" w:rsidTr="00387B06">
        <w:trPr>
          <w:cantSplit/>
          <w:trHeight w:val="530"/>
          <w:tblHeader/>
        </w:trPr>
        <w:tc>
          <w:tcPr>
            <w:tcW w:w="152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F1C7B4E" w14:textId="77777777" w:rsidR="00387B06" w:rsidRPr="00572F5F" w:rsidRDefault="00387B06" w:rsidP="00387B0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5" w:name="_Hlk41900560"/>
            <w:bookmarkEnd w:id="4"/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319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62B335CD" w14:textId="77777777" w:rsidR="00387B06" w:rsidRPr="00572F5F" w:rsidRDefault="00387B06" w:rsidP="00387B0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512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023EAD8" w14:textId="77777777" w:rsidR="00387B06" w:rsidRPr="00572F5F" w:rsidRDefault="00387B06" w:rsidP="00387B0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tr w:rsidR="00387B06" w:rsidDel="00E462D1" w14:paraId="5E457329" w14:textId="309B2AA2" w:rsidTr="00387B06">
        <w:trPr>
          <w:trHeight w:val="980"/>
        </w:trPr>
        <w:tc>
          <w:tcPr>
            <w:tcW w:w="9360" w:type="dxa"/>
            <w:gridSpan w:val="4"/>
            <w:vAlign w:val="center"/>
          </w:tcPr>
          <w:p w14:paraId="7192320D" w14:textId="080858CD" w:rsidR="00387B06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bookmarkStart w:id="6" w:name="_Hlk41896756"/>
            <w:bookmarkEnd w:id="5"/>
            <w:r w:rsidDel="00E462D1">
              <w:rPr>
                <w:rFonts w:ascii="Arial" w:hAnsi="Arial"/>
                <w:i/>
                <w:iCs/>
              </w:rPr>
              <w:t>Note [</w:t>
            </w:r>
            <w:proofErr w:type="spellStart"/>
            <w:r w:rsidDel="00E462D1">
              <w:rPr>
                <w:rFonts w:ascii="Arial" w:hAnsi="Arial"/>
              </w:rPr>
              <w:t>Test_Repo_Name</w:t>
            </w:r>
            <w:proofErr w:type="spellEnd"/>
            <w:r w:rsidDel="00E462D1">
              <w:rPr>
                <w:rFonts w:ascii="Arial" w:hAnsi="Arial"/>
                <w:i/>
                <w:iCs/>
              </w:rPr>
              <w:t xml:space="preserve">] in acceptance test report </w:t>
            </w:r>
          </w:p>
          <w:p w14:paraId="182CABEF" w14:textId="434372A2" w:rsidR="00387B06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48C59081" w14:textId="25BE803D" w:rsidR="00387B06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Del="00E462D1">
              <w:rPr>
                <w:rFonts w:ascii="Arial" w:hAnsi="Arial"/>
                <w:i/>
                <w:iCs/>
              </w:rPr>
              <w:t>Note  [</w:t>
            </w:r>
            <w:proofErr w:type="spellStart"/>
            <w:r w:rsidDel="00E462D1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Del="00E462D1">
              <w:rPr>
                <w:rFonts w:ascii="Arial" w:hAnsi="Arial"/>
                <w:i/>
                <w:iCs/>
              </w:rPr>
              <w:t>]  in acceptance test report</w:t>
            </w:r>
          </w:p>
        </w:tc>
      </w:tr>
      <w:bookmarkEnd w:id="6"/>
      <w:tr w:rsidR="00387B06" w:rsidDel="00E462D1" w14:paraId="3FB74CD8" w14:textId="350C70F8" w:rsidTr="00387B06">
        <w:trPr>
          <w:trHeight w:val="3887"/>
        </w:trPr>
        <w:tc>
          <w:tcPr>
            <w:tcW w:w="9360" w:type="dxa"/>
            <w:gridSpan w:val="4"/>
            <w:vAlign w:val="center"/>
          </w:tcPr>
          <w:p w14:paraId="03B2D33D" w14:textId="459B6861" w:rsidR="00387B06" w:rsidRPr="00BD73B8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BD73B8" w:rsidDel="00E462D1">
              <w:rPr>
                <w:rFonts w:ascii="Arial" w:hAnsi="Arial"/>
                <w:i/>
                <w:iCs/>
              </w:rPr>
              <w:lastRenderedPageBreak/>
              <w:t xml:space="preserve">If testing on Windows, open </w:t>
            </w:r>
            <w:proofErr w:type="spellStart"/>
            <w:r w:rsidDel="00E462D1">
              <w:rPr>
                <w:rFonts w:ascii="Arial" w:hAnsi="Arial"/>
                <w:i/>
                <w:iCs/>
              </w:rPr>
              <w:t>git</w:t>
            </w:r>
            <w:proofErr w:type="spellEnd"/>
            <w:r w:rsidDel="00E462D1">
              <w:rPr>
                <w:rFonts w:ascii="Arial" w:hAnsi="Arial"/>
                <w:i/>
                <w:iCs/>
              </w:rPr>
              <w:t xml:space="preserve"> bash</w:t>
            </w:r>
            <w:r w:rsidRPr="00BD73B8" w:rsidDel="00E462D1">
              <w:rPr>
                <w:rFonts w:ascii="Arial" w:hAnsi="Arial"/>
                <w:i/>
                <w:iCs/>
              </w:rPr>
              <w:t xml:space="preserve"> window in [</w:t>
            </w:r>
            <w:proofErr w:type="spellStart"/>
            <w:r w:rsidRPr="00BD73B8" w:rsidDel="00E462D1">
              <w:rPr>
                <w:rFonts w:ascii="Arial" w:hAnsi="Arial"/>
                <w:i/>
                <w:iCs/>
              </w:rPr>
              <w:t>Test_Repo_Name</w:t>
            </w:r>
            <w:proofErr w:type="spellEnd"/>
            <w:r w:rsidRPr="00BD73B8" w:rsidDel="00E462D1">
              <w:rPr>
                <w:rFonts w:ascii="Arial" w:hAnsi="Arial"/>
                <w:i/>
                <w:iCs/>
              </w:rPr>
              <w:t>]</w:t>
            </w:r>
            <w:r w:rsidDel="00E462D1">
              <w:rPr>
                <w:rFonts w:ascii="Arial" w:hAnsi="Arial"/>
                <w:i/>
                <w:iCs/>
              </w:rPr>
              <w:t xml:space="preserve">. </w:t>
            </w:r>
          </w:p>
          <w:p w14:paraId="7E5E87D9" w14:textId="76002288" w:rsidR="00387B06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B8E94FC" w14:textId="0854FC0C" w:rsidR="00387B06" w:rsidRPr="00BD73B8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BD73B8" w:rsidDel="00E462D1">
              <w:rPr>
                <w:rFonts w:ascii="Arial" w:hAnsi="Arial"/>
                <w:i/>
                <w:iCs/>
              </w:rPr>
              <w:t>If testing on Linux, navigate to [</w:t>
            </w:r>
            <w:proofErr w:type="spellStart"/>
            <w:r w:rsidRPr="00BD73B8" w:rsidDel="00E462D1">
              <w:rPr>
                <w:rFonts w:ascii="Arial" w:hAnsi="Arial"/>
                <w:i/>
                <w:iCs/>
              </w:rPr>
              <w:t>Test_Repo_Name</w:t>
            </w:r>
            <w:proofErr w:type="spellEnd"/>
            <w:r w:rsidRPr="00BD73B8" w:rsidDel="00E462D1">
              <w:rPr>
                <w:rFonts w:ascii="Arial" w:hAnsi="Arial"/>
                <w:i/>
                <w:iCs/>
              </w:rPr>
              <w:t>].</w:t>
            </w:r>
          </w:p>
          <w:p w14:paraId="77F6327A" w14:textId="3F55FBF3" w:rsidR="00387B06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AFB7598" w14:textId="5A4A3BCB" w:rsidR="00387B06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 w:rsidDel="00E462D1">
              <w:rPr>
                <w:rFonts w:ascii="Arial" w:hAnsi="Arial"/>
                <w:i/>
                <w:iCs/>
              </w:rPr>
              <w:t xml:space="preserve">Ensure </w:t>
            </w:r>
            <w:proofErr w:type="spellStart"/>
            <w:r w:rsidRPr="008E7CB2" w:rsidDel="00E462D1">
              <w:rPr>
                <w:rFonts w:ascii="Arial" w:hAnsi="Arial"/>
                <w:i/>
                <w:iCs/>
              </w:rPr>
              <w:t>git</w:t>
            </w:r>
            <w:proofErr w:type="spellEnd"/>
            <w:r w:rsidRPr="008E7CB2" w:rsidDel="00E462D1">
              <w:rPr>
                <w:rFonts w:ascii="Arial" w:hAnsi="Arial"/>
                <w:i/>
                <w:iCs/>
              </w:rPr>
              <w:t xml:space="preserve"> repository is on “master” branch</w:t>
            </w:r>
            <w:r w:rsidDel="00E462D1">
              <w:rPr>
                <w:rFonts w:ascii="Arial" w:hAnsi="Arial"/>
                <w:i/>
                <w:iCs/>
              </w:rPr>
              <w:t xml:space="preserve"> by entering:</w:t>
            </w:r>
          </w:p>
          <w:p w14:paraId="5BDB2B0C" w14:textId="1D7AA9F5" w:rsidR="00387B06" w:rsidRPr="00BD73B8" w:rsidDel="00E462D1" w:rsidRDefault="00387B06" w:rsidP="00387B06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BD73B8" w:rsidDel="00E462D1">
              <w:rPr>
                <w:rFonts w:ascii="Arial" w:hAnsi="Arial"/>
                <w:i/>
                <w:iCs/>
              </w:rPr>
              <w:t>git</w:t>
            </w:r>
            <w:proofErr w:type="spellEnd"/>
            <w:r w:rsidRPr="00BD73B8" w:rsidDel="00E462D1">
              <w:rPr>
                <w:rFonts w:ascii="Arial" w:hAnsi="Arial"/>
                <w:i/>
                <w:iCs/>
              </w:rPr>
              <w:t xml:space="preserve"> branch</w:t>
            </w:r>
          </w:p>
          <w:p w14:paraId="020F5B9B" w14:textId="0F6E77CA" w:rsidR="00387B06" w:rsidRPr="008E7CB2" w:rsidDel="00E462D1" w:rsidRDefault="00387B06" w:rsidP="00387B06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 w:rsidRPr="008E7CB2" w:rsidDel="00E462D1">
              <w:rPr>
                <w:rFonts w:ascii="Arial" w:hAnsi="Arial"/>
                <w:i/>
                <w:iCs/>
              </w:rPr>
              <w:t>if not</w:t>
            </w:r>
            <w:r w:rsidDel="00E462D1">
              <w:rPr>
                <w:rFonts w:ascii="Arial" w:hAnsi="Arial"/>
                <w:i/>
                <w:iCs/>
              </w:rPr>
              <w:t xml:space="preserve"> on “master”</w:t>
            </w:r>
            <w:r w:rsidRPr="008E7CB2" w:rsidDel="00E462D1">
              <w:rPr>
                <w:rFonts w:ascii="Arial" w:hAnsi="Arial"/>
                <w:i/>
                <w:iCs/>
              </w:rPr>
              <w:t xml:space="preserve"> enter the following command: </w:t>
            </w:r>
          </w:p>
          <w:p w14:paraId="223A0088" w14:textId="512A39D5" w:rsidR="00387B06" w:rsidDel="00E462D1" w:rsidRDefault="00387B06" w:rsidP="00387B06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8E7CB2" w:rsidDel="00E462D1">
              <w:rPr>
                <w:rFonts w:ascii="Arial" w:hAnsi="Arial"/>
                <w:i/>
                <w:iCs/>
              </w:rPr>
              <w:t>git</w:t>
            </w:r>
            <w:proofErr w:type="spellEnd"/>
            <w:r w:rsidRPr="008E7CB2" w:rsidDel="00E462D1">
              <w:rPr>
                <w:rFonts w:ascii="Arial" w:hAnsi="Arial"/>
                <w:i/>
                <w:iCs/>
              </w:rPr>
              <w:t xml:space="preserve"> checkout master</w:t>
            </w:r>
          </w:p>
          <w:p w14:paraId="2633363B" w14:textId="5BF97D5D" w:rsidR="00387B06" w:rsidDel="00E462D1" w:rsidRDefault="00387B06" w:rsidP="00387B06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15B4313B" w14:textId="1B463A41" w:rsidR="00387B06" w:rsidRPr="008E7CB2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Del="00E462D1">
              <w:rPr>
                <w:rFonts w:ascii="Arial" w:hAnsi="Arial"/>
                <w:i/>
                <w:iCs/>
              </w:rPr>
              <w:t>Enter the following command:</w:t>
            </w:r>
          </w:p>
          <w:p w14:paraId="5A51C592" w14:textId="5090F3EA" w:rsidR="00387B06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proofErr w:type="spellStart"/>
            <w:r w:rsidRPr="008E7CB2" w:rsidDel="00E462D1">
              <w:rPr>
                <w:rFonts w:ascii="Arial" w:hAnsi="Arial"/>
                <w:i/>
                <w:iCs/>
              </w:rPr>
              <w:t>git</w:t>
            </w:r>
            <w:proofErr w:type="spellEnd"/>
            <w:r w:rsidRPr="008E7CB2" w:rsidDel="00E462D1">
              <w:rPr>
                <w:rFonts w:ascii="Arial" w:hAnsi="Arial"/>
                <w:i/>
                <w:iCs/>
              </w:rPr>
              <w:t xml:space="preserve"> pull</w:t>
            </w:r>
          </w:p>
          <w:p w14:paraId="6331FB38" w14:textId="63EA34FE" w:rsidR="00387B06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8E52BB3" w14:textId="34F744A9" w:rsidR="00387B06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Del="00E462D1">
              <w:rPr>
                <w:rFonts w:ascii="Arial" w:hAnsi="Arial"/>
                <w:i/>
                <w:iCs/>
              </w:rPr>
              <w:t>NOTE: .</w:t>
            </w:r>
            <w:proofErr w:type="spellStart"/>
            <w:r w:rsidDel="00E462D1">
              <w:rPr>
                <w:rFonts w:ascii="Arial" w:hAnsi="Arial"/>
                <w:i/>
                <w:iCs/>
              </w:rPr>
              <w:t>sh</w:t>
            </w:r>
            <w:proofErr w:type="spellEnd"/>
            <w:r w:rsidDel="00E462D1">
              <w:rPr>
                <w:rFonts w:ascii="Arial" w:hAnsi="Arial"/>
                <w:i/>
                <w:iCs/>
              </w:rPr>
              <w:t xml:space="preserve"> extension for Linux platform</w:t>
            </w:r>
          </w:p>
          <w:p w14:paraId="6F37835C" w14:textId="0298A55C" w:rsidR="00387B06" w:rsidDel="00E462D1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Del="00E462D1">
              <w:rPr>
                <w:rFonts w:ascii="Arial" w:hAnsi="Arial"/>
                <w:i/>
                <w:iCs/>
              </w:rPr>
              <w:t>NOTE: .bat extension for Windows platform</w:t>
            </w:r>
          </w:p>
        </w:tc>
      </w:tr>
      <w:tr w:rsidR="00387B06" w14:paraId="5B42FD99" w14:textId="77777777" w:rsidTr="00387B06">
        <w:trPr>
          <w:trHeight w:val="755"/>
        </w:trPr>
        <w:tc>
          <w:tcPr>
            <w:tcW w:w="1529" w:type="dxa"/>
            <w:vMerge w:val="restart"/>
            <w:vAlign w:val="center"/>
          </w:tcPr>
          <w:p w14:paraId="70A6BA35" w14:textId="27173C2B" w:rsidR="00387B06" w:rsidRPr="00E03477" w:rsidRDefault="00387B06" w:rsidP="00387B06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</w:t>
            </w:r>
            <w:r>
              <w:rPr>
                <w:rFonts w:ascii="Arial" w:hAnsi="Arial"/>
                <w:bCs/>
              </w:rPr>
              <w:t xml:space="preserve"> -IT-1</w:t>
            </w:r>
          </w:p>
        </w:tc>
        <w:tc>
          <w:tcPr>
            <w:tcW w:w="7831" w:type="dxa"/>
            <w:gridSpan w:val="3"/>
            <w:vAlign w:val="center"/>
          </w:tcPr>
          <w:p w14:paraId="47427302" w14:textId="71EA59A7" w:rsidR="00387B06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 w:rsidRPr="00BD73B8">
              <w:rPr>
                <w:rFonts w:ascii="Arial" w:hAnsi="Arial"/>
                <w:i/>
                <w:iCs/>
              </w:rPr>
              <w:t>\ca-surf-test</w:t>
            </w:r>
            <w:r>
              <w:rPr>
                <w:rFonts w:ascii="Arial" w:hAnsi="Arial"/>
                <w:i/>
                <w:iCs/>
              </w:rPr>
              <w:t xml:space="preserve"> </w:t>
            </w:r>
          </w:p>
        </w:tc>
      </w:tr>
      <w:tr w:rsidR="00387B06" w14:paraId="6AE12D06" w14:textId="77777777" w:rsidTr="00387B06">
        <w:trPr>
          <w:trHeight w:val="1430"/>
        </w:trPr>
        <w:tc>
          <w:tcPr>
            <w:tcW w:w="1529" w:type="dxa"/>
            <w:vMerge/>
            <w:vAlign w:val="center"/>
          </w:tcPr>
          <w:p w14:paraId="7005685A" w14:textId="3ECA9C6B" w:rsidR="00387B06" w:rsidRPr="00E03477" w:rsidRDefault="00387B06" w:rsidP="00387B06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1" w:type="dxa"/>
            <w:gridSpan w:val="3"/>
            <w:vAlign w:val="center"/>
          </w:tcPr>
          <w:p w14:paraId="2695E385" w14:textId="76CC79EA" w:rsidR="00387B06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6D329A">
              <w:rPr>
                <w:rFonts w:ascii="Arial" w:hAnsi="Arial"/>
                <w:i/>
                <w:iCs/>
              </w:rPr>
              <w:t>Invoke Tool Runner and test</w:t>
            </w:r>
            <w:r>
              <w:rPr>
                <w:rFonts w:ascii="Arial" w:hAnsi="Arial"/>
                <w:i/>
                <w:iCs/>
              </w:rPr>
              <w:t xml:space="preserve"> tool</w:t>
            </w:r>
            <w:r w:rsidRPr="006D329A">
              <w:rPr>
                <w:rFonts w:ascii="Arial" w:hAnsi="Arial"/>
                <w:i/>
                <w:iCs/>
              </w:rPr>
              <w:t xml:space="preserve"> </w:t>
            </w:r>
            <w:r w:rsidRPr="008E7CB2">
              <w:rPr>
                <w:rFonts w:ascii="Arial" w:hAnsi="Arial"/>
                <w:i/>
                <w:iCs/>
              </w:rPr>
              <w:t>using runner</w:t>
            </w:r>
            <w:r>
              <w:rPr>
                <w:rFonts w:ascii="Arial" w:hAnsi="Arial"/>
                <w:i/>
                <w:iCs/>
              </w:rPr>
              <w:t>_run</w:t>
            </w:r>
            <w:r w:rsidRPr="008E7C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IT</w:t>
            </w:r>
            <w:r w:rsidRPr="008E7C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1</w:t>
            </w:r>
            <w:r w:rsidRPr="008E7C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</w:t>
            </w:r>
            <w:r w:rsidRPr="00AB2713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as follows:</w:t>
            </w:r>
          </w:p>
          <w:p w14:paraId="240BBD8D" w14:textId="77777777" w:rsidR="00387B06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A813BD5" w14:textId="643D8AE2" w:rsidR="00387B06" w:rsidRPr="008E7CB2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./runner_run_IT-1.[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</w:t>
            </w:r>
          </w:p>
        </w:tc>
      </w:tr>
      <w:tr w:rsidR="00387B06" w14:paraId="416E88C6" w14:textId="77777777" w:rsidTr="00387B06">
        <w:trPr>
          <w:trHeight w:val="710"/>
        </w:trPr>
        <w:tc>
          <w:tcPr>
            <w:tcW w:w="1529" w:type="dxa"/>
            <w:vMerge/>
            <w:vAlign w:val="center"/>
          </w:tcPr>
          <w:p w14:paraId="5B89266E" w14:textId="77777777" w:rsidR="00387B06" w:rsidRPr="00E03477" w:rsidRDefault="00387B06" w:rsidP="00387B06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19" w:type="dxa"/>
            <w:gridSpan w:val="2"/>
            <w:vAlign w:val="center"/>
          </w:tcPr>
          <w:p w14:paraId="37942F7D" w14:textId="77777777" w:rsidR="00387B06" w:rsidRPr="00E03477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Tool Runner is invoked and executes</w:t>
            </w:r>
          </w:p>
        </w:tc>
        <w:tc>
          <w:tcPr>
            <w:tcW w:w="1512" w:type="dxa"/>
            <w:vAlign w:val="center"/>
          </w:tcPr>
          <w:p w14:paraId="4AEEACF8" w14:textId="77777777" w:rsidR="00387B06" w:rsidRDefault="00387B06" w:rsidP="00387B06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387B06" w14:paraId="6C872F5C" w14:textId="77777777" w:rsidTr="00387B06">
        <w:trPr>
          <w:trHeight w:val="710"/>
        </w:trPr>
        <w:tc>
          <w:tcPr>
            <w:tcW w:w="1529" w:type="dxa"/>
            <w:vMerge/>
            <w:vAlign w:val="center"/>
          </w:tcPr>
          <w:p w14:paraId="4881F63C" w14:textId="77777777" w:rsidR="00387B06" w:rsidRPr="00E03477" w:rsidRDefault="00387B06" w:rsidP="00387B06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19" w:type="dxa"/>
            <w:gridSpan w:val="2"/>
            <w:vAlign w:val="center"/>
          </w:tcPr>
          <w:p w14:paraId="3CD041A0" w14:textId="77777777" w:rsidR="00387B06" w:rsidRDefault="00387B06" w:rsidP="00387B06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invoked tool executes </w:t>
            </w:r>
          </w:p>
        </w:tc>
        <w:tc>
          <w:tcPr>
            <w:tcW w:w="1512" w:type="dxa"/>
            <w:vAlign w:val="center"/>
          </w:tcPr>
          <w:p w14:paraId="1C726B32" w14:textId="77777777" w:rsidR="00387B06" w:rsidRDefault="00387B06" w:rsidP="00387B06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763F623A" w14:textId="78990999" w:rsidR="00654439" w:rsidRDefault="00654439"/>
    <w:p w14:paraId="60A3E92C" w14:textId="3445C85C" w:rsidR="00E727CF" w:rsidRDefault="00E727CF">
      <w:pPr>
        <w:spacing w:after="160" w:line="259" w:lineRule="auto"/>
        <w:rPr>
          <w:ins w:id="7" w:author="Sara Lindberg" w:date="2020-02-10T12:05:00Z"/>
        </w:rPr>
      </w:pPr>
      <w:bookmarkStart w:id="8" w:name="_Hlk41893828"/>
      <w:ins w:id="9" w:author="Sara Lindberg" w:date="2020-02-10T12:05:00Z">
        <w:r>
          <w:br w:type="page"/>
        </w:r>
      </w:ins>
    </w:p>
    <w:p w14:paraId="742433A8" w14:textId="77777777" w:rsidR="00B319B1" w:rsidRDefault="00B319B1"/>
    <w:tbl>
      <w:tblPr>
        <w:tblStyle w:val="TableGrid"/>
        <w:tblW w:w="9370" w:type="dxa"/>
        <w:tblInd w:w="715" w:type="dxa"/>
        <w:tblLook w:val="04A0" w:firstRow="1" w:lastRow="0" w:firstColumn="1" w:lastColumn="0" w:noHBand="0" w:noVBand="1"/>
      </w:tblPr>
      <w:tblGrid>
        <w:gridCol w:w="1529"/>
        <w:gridCol w:w="3154"/>
        <w:gridCol w:w="3174"/>
        <w:gridCol w:w="1513"/>
      </w:tblGrid>
      <w:tr w:rsidR="00B319B1" w:rsidRPr="00932809" w14:paraId="30AA414E" w14:textId="77777777" w:rsidTr="00E462D1">
        <w:trPr>
          <w:cantSplit/>
          <w:trHeight w:val="468"/>
          <w:tblHeader/>
        </w:trPr>
        <w:tc>
          <w:tcPr>
            <w:tcW w:w="936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531C048" w14:textId="617E3FDD" w:rsidR="00B319B1" w:rsidRPr="00932809" w:rsidRDefault="00B319B1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10" w:name="_Hlk41906976"/>
            <w:r w:rsidRPr="00932809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3</w:t>
            </w:r>
            <w:r w:rsidRPr="00932809">
              <w:rPr>
                <w:rFonts w:ascii="Arial" w:hAnsi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AC3692" w:rsidRPr="00AC3692">
              <w:rPr>
                <w:rFonts w:ascii="Arial" w:hAnsi="Arial"/>
                <w:b/>
              </w:rPr>
              <w:t xml:space="preserve">Acceptance </w:t>
            </w:r>
            <w:r w:rsidRPr="00A96123">
              <w:rPr>
                <w:rFonts w:ascii="Arial" w:hAnsi="Arial"/>
                <w:b/>
              </w:rPr>
              <w:t>Test Plan Case 1</w:t>
            </w:r>
          </w:p>
        </w:tc>
      </w:tr>
      <w:bookmarkEnd w:id="8"/>
      <w:tr w:rsidR="00B319B1" w14:paraId="539B9AAC" w14:textId="77777777" w:rsidTr="00E462D1">
        <w:trPr>
          <w:cantSplit/>
          <w:trHeight w:val="638"/>
          <w:tblHeader/>
        </w:trPr>
        <w:tc>
          <w:tcPr>
            <w:tcW w:w="4681" w:type="dxa"/>
            <w:gridSpan w:val="2"/>
            <w:vAlign w:val="center"/>
          </w:tcPr>
          <w:p w14:paraId="5B60C2DA" w14:textId="367FFE04" w:rsidR="00B319B1" w:rsidRPr="007D0AAC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Acceptance Testing </w:t>
            </w:r>
          </w:p>
          <w:p w14:paraId="315788FE" w14:textId="2A200F38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1</w:t>
            </w:r>
          </w:p>
        </w:tc>
        <w:tc>
          <w:tcPr>
            <w:tcW w:w="4684" w:type="dxa"/>
            <w:gridSpan w:val="2"/>
            <w:vAlign w:val="center"/>
          </w:tcPr>
          <w:p w14:paraId="4AFFD502" w14:textId="2AF4B202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B319B1" w14:paraId="51316D02" w14:textId="77777777" w:rsidTr="00E462D1">
        <w:trPr>
          <w:cantSplit/>
          <w:trHeight w:val="710"/>
          <w:tblHeader/>
        </w:trPr>
        <w:tc>
          <w:tcPr>
            <w:tcW w:w="4681" w:type="dxa"/>
            <w:gridSpan w:val="2"/>
            <w:vAlign w:val="center"/>
          </w:tcPr>
          <w:p w14:paraId="51BBF4B8" w14:textId="77777777" w:rsidR="00B319B1" w:rsidRPr="004A568C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4511A927" w14:textId="77777777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  <w:tc>
          <w:tcPr>
            <w:tcW w:w="4684" w:type="dxa"/>
            <w:gridSpan w:val="2"/>
            <w:vAlign w:val="center"/>
          </w:tcPr>
          <w:p w14:paraId="0A509A05" w14:textId="32A80D89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B319B1" w14:paraId="7518B3CE" w14:textId="77777777" w:rsidTr="00E462D1">
        <w:trPr>
          <w:cantSplit/>
          <w:trHeight w:val="485"/>
          <w:tblHeader/>
        </w:trPr>
        <w:tc>
          <w:tcPr>
            <w:tcW w:w="9365" w:type="dxa"/>
            <w:gridSpan w:val="4"/>
            <w:vAlign w:val="center"/>
          </w:tcPr>
          <w:p w14:paraId="282D8374" w14:textId="1AFD95BB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tr w:rsidR="002D7797" w:rsidRPr="00572F5F" w14:paraId="739A1DB3" w14:textId="77777777" w:rsidTr="00E462D1">
        <w:trPr>
          <w:cantSplit/>
          <w:trHeight w:val="530"/>
          <w:tblHeader/>
        </w:trPr>
        <w:tc>
          <w:tcPr>
            <w:tcW w:w="152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BBBFE4B" w14:textId="77777777" w:rsidR="002D7797" w:rsidRPr="00572F5F" w:rsidRDefault="002D7797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11" w:name="_Hlk41900679"/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324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6174F00" w14:textId="77777777" w:rsidR="002D7797" w:rsidRPr="00572F5F" w:rsidRDefault="002D7797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512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73E7EFA" w14:textId="77777777" w:rsidR="002D7797" w:rsidRPr="00572F5F" w:rsidRDefault="002D7797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bookmarkEnd w:id="10"/>
      <w:bookmarkEnd w:id="11"/>
      <w:tr w:rsidR="00B319B1" w14:paraId="293521F0" w14:textId="77777777" w:rsidTr="00E462D1">
        <w:trPr>
          <w:trHeight w:val="827"/>
        </w:trPr>
        <w:tc>
          <w:tcPr>
            <w:tcW w:w="1529" w:type="dxa"/>
            <w:vMerge w:val="restart"/>
            <w:vAlign w:val="center"/>
          </w:tcPr>
          <w:p w14:paraId="1930C03B" w14:textId="339E1458" w:rsidR="00B319B1" w:rsidRDefault="00B319B1" w:rsidP="00B319B1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CACIE-runner.py-TC-1</w:t>
            </w:r>
          </w:p>
        </w:tc>
        <w:tc>
          <w:tcPr>
            <w:tcW w:w="7836" w:type="dxa"/>
            <w:gridSpan w:val="3"/>
            <w:vAlign w:val="center"/>
          </w:tcPr>
          <w:p w14:paraId="7E4B48CF" w14:textId="1C63E52B" w:rsidR="00B319B1" w:rsidRPr="008E7CB2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</w:t>
            </w:r>
            <w:r w:rsidRPr="000E3ED1">
              <w:rPr>
                <w:rFonts w:ascii="Arial" w:hAnsi="Arial"/>
              </w:rPr>
              <w:t>to [</w:t>
            </w:r>
            <w:proofErr w:type="spellStart"/>
            <w:r w:rsidRPr="000E3ED1">
              <w:rPr>
                <w:rFonts w:ascii="Arial" w:hAnsi="Arial"/>
              </w:rPr>
              <w:t>Testing_Directory</w:t>
            </w:r>
            <w:proofErr w:type="spellEnd"/>
            <w:r w:rsidRPr="000E3ED1">
              <w:rPr>
                <w:rFonts w:ascii="Arial" w:hAnsi="Arial"/>
              </w:rPr>
              <w:t>]\ca</w:t>
            </w:r>
            <w:r w:rsidRPr="00AB2713">
              <w:rPr>
                <w:rFonts w:ascii="Arial" w:hAnsi="Arial"/>
                <w:i/>
                <w:iCs/>
              </w:rPr>
              <w:t>-surf-test\</w:t>
            </w:r>
            <w:r>
              <w:rPr>
                <w:rFonts w:ascii="Arial" w:hAnsi="Arial"/>
                <w:i/>
                <w:iCs/>
              </w:rPr>
              <w:t xml:space="preserve"> subdirectory</w:t>
            </w:r>
          </w:p>
        </w:tc>
      </w:tr>
      <w:tr w:rsidR="00B319B1" w14:paraId="16A19A2A" w14:textId="77777777" w:rsidTr="00E462D1">
        <w:trPr>
          <w:trHeight w:val="1520"/>
        </w:trPr>
        <w:tc>
          <w:tcPr>
            <w:tcW w:w="1529" w:type="dxa"/>
            <w:vMerge/>
            <w:vAlign w:val="center"/>
          </w:tcPr>
          <w:p w14:paraId="07AFDFC9" w14:textId="77777777" w:rsidR="00B319B1" w:rsidRDefault="00B319B1" w:rsidP="00B319B1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6" w:type="dxa"/>
            <w:gridSpan w:val="3"/>
            <w:vAlign w:val="center"/>
          </w:tcPr>
          <w:p w14:paraId="6CF4644C" w14:textId="6B720EC1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>Invoke Tool Runner and test tool using runner</w:t>
            </w:r>
            <w:r>
              <w:rPr>
                <w:rFonts w:ascii="Arial" w:hAnsi="Arial"/>
                <w:i/>
                <w:iCs/>
              </w:rPr>
              <w:t>_run</w:t>
            </w:r>
            <w:r w:rsidRPr="008E7CB2">
              <w:rPr>
                <w:rFonts w:ascii="Arial" w:hAnsi="Arial"/>
                <w:i/>
                <w:iCs/>
              </w:rPr>
              <w:t>_ATC-</w:t>
            </w:r>
            <w:r>
              <w:rPr>
                <w:rFonts w:ascii="Arial" w:hAnsi="Arial"/>
                <w:i/>
                <w:iCs/>
              </w:rPr>
              <w:t>1</w:t>
            </w:r>
            <w:r w:rsidRPr="008E7C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 as follows:</w:t>
            </w:r>
          </w:p>
          <w:p w14:paraId="76B89FC2" w14:textId="77777777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128D5E0" w14:textId="0A083761" w:rsidR="00B319B1" w:rsidRPr="008E7CB2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./runner_run_ATC-1.[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</w:t>
            </w:r>
          </w:p>
        </w:tc>
      </w:tr>
      <w:tr w:rsidR="00B319B1" w14:paraId="517E1C43" w14:textId="77777777" w:rsidTr="00E462D1">
        <w:trPr>
          <w:trHeight w:val="1160"/>
        </w:trPr>
        <w:tc>
          <w:tcPr>
            <w:tcW w:w="1529" w:type="dxa"/>
            <w:vMerge/>
            <w:vAlign w:val="center"/>
          </w:tcPr>
          <w:p w14:paraId="50A4020B" w14:textId="77777777" w:rsidR="00B319B1" w:rsidRDefault="00B319B1" w:rsidP="00B319B1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4" w:type="dxa"/>
            <w:gridSpan w:val="2"/>
            <w:vAlign w:val="center"/>
          </w:tcPr>
          <w:p w14:paraId="3EEF3B99" w14:textId="20D3D15D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</w:t>
            </w:r>
            <w:r w:rsidRPr="006D329A">
              <w:rPr>
                <w:rFonts w:ascii="Arial" w:hAnsi="Arial"/>
              </w:rPr>
              <w:t xml:space="preserve">the </w:t>
            </w:r>
            <w:r w:rsidRPr="000E3ED1">
              <w:rPr>
                <w:rFonts w:ascii="Arial" w:hAnsi="Arial"/>
              </w:rPr>
              <w:t>[</w:t>
            </w:r>
            <w:proofErr w:type="spellStart"/>
            <w:r w:rsidRPr="000E3ED1">
              <w:rPr>
                <w:rFonts w:ascii="Arial" w:hAnsi="Arial"/>
              </w:rPr>
              <w:t>Testing_Directory</w:t>
            </w:r>
            <w:proofErr w:type="spellEnd"/>
            <w:r w:rsidRPr="000E3ED1">
              <w:rPr>
                <w:rFonts w:ascii="Arial" w:hAnsi="Arial"/>
              </w:rPr>
              <w:t>]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</w:rPr>
              <w:t>\</w:t>
            </w:r>
            <w:r w:rsidRPr="00576F6C">
              <w:rPr>
                <w:rFonts w:ascii="Arial" w:hAnsi="Arial"/>
              </w:rPr>
              <w:t>runner_</w:t>
            </w:r>
            <w:r>
              <w:rPr>
                <w:rFonts w:ascii="Arial" w:hAnsi="Arial"/>
              </w:rPr>
              <w:t>ATC-1</w:t>
            </w:r>
            <w:r w:rsidRPr="00576F6C">
              <w:rPr>
                <w:rFonts w:ascii="Arial" w:hAnsi="Arial"/>
              </w:rPr>
              <w:t>_logfile.txt</w:t>
            </w:r>
            <w:r>
              <w:rPr>
                <w:rFonts w:ascii="Arial" w:hAnsi="Arial"/>
              </w:rPr>
              <w:t xml:space="preserve"> documents</w:t>
            </w:r>
            <w:r w:rsidRPr="00987874">
              <w:rPr>
                <w:rFonts w:ascii="Arial" w:hAnsi="Arial"/>
              </w:rPr>
              <w:t xml:space="preserve"> user, computer, operating system platform, and </w:t>
            </w:r>
            <w:proofErr w:type="spellStart"/>
            <w:r w:rsidRPr="00987874">
              <w:rPr>
                <w:rFonts w:ascii="Arial" w:hAnsi="Arial"/>
              </w:rPr>
              <w:t>datetime</w:t>
            </w:r>
            <w:proofErr w:type="spellEnd"/>
            <w:r>
              <w:rPr>
                <w:rFonts w:ascii="Arial" w:hAnsi="Arial"/>
              </w:rPr>
              <w:t xml:space="preserve"> stamp</w:t>
            </w:r>
          </w:p>
        </w:tc>
        <w:tc>
          <w:tcPr>
            <w:tcW w:w="1512" w:type="dxa"/>
            <w:vAlign w:val="center"/>
          </w:tcPr>
          <w:p w14:paraId="7ACE2569" w14:textId="77777777" w:rsidR="00B319B1" w:rsidRDefault="00B319B1" w:rsidP="00B319B1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B319B1" w14:paraId="3848632C" w14:textId="77777777" w:rsidTr="00E462D1">
        <w:trPr>
          <w:trHeight w:val="980"/>
        </w:trPr>
        <w:tc>
          <w:tcPr>
            <w:tcW w:w="1529" w:type="dxa"/>
            <w:vMerge/>
            <w:vAlign w:val="center"/>
          </w:tcPr>
          <w:p w14:paraId="6E0F1E90" w14:textId="77777777" w:rsidR="00B319B1" w:rsidRDefault="00B319B1" w:rsidP="00B319B1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4" w:type="dxa"/>
            <w:gridSpan w:val="2"/>
            <w:vAlign w:val="center"/>
          </w:tcPr>
          <w:p w14:paraId="55146D8D" w14:textId="7913AD41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r w:rsidRPr="006D329A">
              <w:rPr>
                <w:rFonts w:ascii="Arial" w:hAnsi="Arial"/>
              </w:rPr>
              <w:t xml:space="preserve">that </w:t>
            </w:r>
            <w:bookmarkStart w:id="12" w:name="_Hlk24549452"/>
            <w:r w:rsidRPr="000E3ED1">
              <w:rPr>
                <w:rFonts w:ascii="Arial" w:hAnsi="Arial"/>
              </w:rPr>
              <w:t>[</w:t>
            </w:r>
            <w:proofErr w:type="spellStart"/>
            <w:r w:rsidRPr="000E3ED1">
              <w:rPr>
                <w:rFonts w:ascii="Arial" w:hAnsi="Arial"/>
              </w:rPr>
              <w:t>Testing_Directory</w:t>
            </w:r>
            <w:proofErr w:type="spellEnd"/>
            <w:r w:rsidRPr="000E3ED1">
              <w:rPr>
                <w:rFonts w:ascii="Arial" w:hAnsi="Arial"/>
              </w:rPr>
              <w:t>]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</w:rPr>
              <w:t>\</w:t>
            </w:r>
            <w:bookmarkEnd w:id="12"/>
            <w:r w:rsidRPr="00576F6C">
              <w:rPr>
                <w:rFonts w:ascii="Arial" w:hAnsi="Arial"/>
              </w:rPr>
              <w:t>runner_ATC</w:t>
            </w:r>
            <w:r>
              <w:rPr>
                <w:rFonts w:ascii="Arial" w:hAnsi="Arial"/>
              </w:rPr>
              <w:t>-1</w:t>
            </w:r>
            <w:r w:rsidRPr="00576F6C">
              <w:rPr>
                <w:rFonts w:ascii="Arial" w:hAnsi="Arial"/>
              </w:rPr>
              <w:t>_logfile.txt</w:t>
            </w:r>
            <w:r>
              <w:rPr>
                <w:rFonts w:ascii="Arial" w:hAnsi="Arial"/>
              </w:rPr>
              <w:t xml:space="preserve"> documents the code version of the Tool Runner and test tool</w:t>
            </w:r>
          </w:p>
        </w:tc>
        <w:tc>
          <w:tcPr>
            <w:tcW w:w="1512" w:type="dxa"/>
            <w:vAlign w:val="center"/>
          </w:tcPr>
          <w:p w14:paraId="0BBBA227" w14:textId="77777777" w:rsidR="00B319B1" w:rsidRDefault="00B319B1" w:rsidP="00B319B1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B319B1" w14:paraId="6A874042" w14:textId="77777777" w:rsidTr="00E462D1">
        <w:trPr>
          <w:trHeight w:val="1817"/>
        </w:trPr>
        <w:tc>
          <w:tcPr>
            <w:tcW w:w="1529" w:type="dxa"/>
            <w:vMerge/>
            <w:vAlign w:val="center"/>
          </w:tcPr>
          <w:p w14:paraId="4C1160E1" w14:textId="77777777" w:rsidR="00B319B1" w:rsidRDefault="00B319B1" w:rsidP="00B319B1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4" w:type="dxa"/>
            <w:gridSpan w:val="2"/>
            <w:vAlign w:val="center"/>
          </w:tcPr>
          <w:p w14:paraId="51BE8608" w14:textId="7ADF454C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r w:rsidRPr="00BD73B8">
              <w:rPr>
                <w:rFonts w:ascii="Arial" w:hAnsi="Arial"/>
              </w:rPr>
              <w:t>[</w:t>
            </w:r>
            <w:proofErr w:type="spellStart"/>
            <w:r w:rsidRPr="00BD73B8">
              <w:rPr>
                <w:rFonts w:ascii="Arial" w:hAnsi="Arial"/>
              </w:rPr>
              <w:t>Testing_Directory</w:t>
            </w:r>
            <w:proofErr w:type="spellEnd"/>
            <w:r w:rsidRPr="00BD73B8">
              <w:rPr>
                <w:rFonts w:ascii="Arial" w:hAnsi="Arial"/>
              </w:rPr>
              <w:t>]</w:t>
            </w:r>
            <w:r>
              <w:rPr>
                <w:rFonts w:ascii="Arial" w:hAnsi="Arial"/>
              </w:rPr>
              <w:t>\</w:t>
            </w:r>
            <w:r w:rsidRPr="00576F6C">
              <w:rPr>
                <w:rFonts w:ascii="Arial" w:hAnsi="Arial"/>
              </w:rPr>
              <w:t>runner_ATC</w:t>
            </w:r>
            <w:r>
              <w:rPr>
                <w:rFonts w:ascii="Arial" w:hAnsi="Arial"/>
              </w:rPr>
              <w:t>-1</w:t>
            </w:r>
            <w:r w:rsidRPr="00576F6C">
              <w:rPr>
                <w:rFonts w:ascii="Arial" w:hAnsi="Arial"/>
              </w:rPr>
              <w:t>_logfile.txt</w:t>
            </w:r>
            <w:r>
              <w:rPr>
                <w:rFonts w:ascii="Arial" w:hAnsi="Arial"/>
              </w:rPr>
              <w:t xml:space="preserve"> documents that the Tool Runner QA Status is </w:t>
            </w:r>
            <w:r w:rsidR="002E2869">
              <w:rPr>
                <w:rFonts w:ascii="Arial" w:hAnsi="Arial"/>
              </w:rPr>
              <w:t xml:space="preserve">QUALIFIED </w:t>
            </w:r>
          </w:p>
          <w:p w14:paraId="1528C922" w14:textId="77777777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58B8EA3A" w14:textId="62726C45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NOTE: Tool Runner is </w:t>
            </w:r>
            <w:r w:rsidR="002E2869">
              <w:rPr>
                <w:rFonts w:ascii="Arial" w:hAnsi="Arial"/>
              </w:rPr>
              <w:t xml:space="preserve">now </w:t>
            </w:r>
            <w:r>
              <w:rPr>
                <w:rFonts w:ascii="Arial" w:hAnsi="Arial"/>
              </w:rPr>
              <w:t>on the approved tool list in the test repository—</w:t>
            </w:r>
            <w:r w:rsidRPr="006D329A">
              <w:rPr>
                <w:rFonts w:ascii="Arial" w:hAnsi="Arial"/>
              </w:rPr>
              <w:t xml:space="preserve">see </w:t>
            </w:r>
            <w:r w:rsidRPr="000E3ED1">
              <w:rPr>
                <w:rFonts w:ascii="Arial" w:hAnsi="Arial"/>
              </w:rPr>
              <w:t>[</w:t>
            </w:r>
            <w:proofErr w:type="spellStart"/>
            <w:r w:rsidRPr="006D329A">
              <w:rPr>
                <w:rFonts w:ascii="Arial" w:hAnsi="Arial"/>
              </w:rPr>
              <w:t>Test_Repo_Name</w:t>
            </w:r>
            <w:proofErr w:type="spellEnd"/>
            <w:r w:rsidRPr="000E3ED1">
              <w:rPr>
                <w:rFonts w:ascii="Arial" w:hAnsi="Arial"/>
              </w:rPr>
              <w:t>]</w:t>
            </w:r>
            <w:r w:rsidRPr="006D329A">
              <w:rPr>
                <w:rFonts w:ascii="Arial" w:hAnsi="Arial"/>
              </w:rPr>
              <w:t>\</w:t>
            </w:r>
            <w:proofErr w:type="spellStart"/>
            <w:r>
              <w:rPr>
                <w:rFonts w:ascii="Arial" w:hAnsi="Arial"/>
              </w:rPr>
              <w:t>pylib</w:t>
            </w:r>
            <w:proofErr w:type="spellEnd"/>
            <w:r>
              <w:rPr>
                <w:rFonts w:ascii="Arial" w:hAnsi="Arial"/>
              </w:rPr>
              <w:t>\runner\</w:t>
            </w:r>
            <w:proofErr w:type="spellStart"/>
            <w:r>
              <w:rPr>
                <w:rFonts w:ascii="Arial" w:hAnsi="Arial"/>
              </w:rPr>
              <w:t>config.json</w:t>
            </w:r>
            <w:proofErr w:type="spellEnd"/>
            <w:r>
              <w:rPr>
                <w:rFonts w:ascii="Arial" w:hAnsi="Arial"/>
              </w:rPr>
              <w:t xml:space="preserve"> to verify </w:t>
            </w:r>
          </w:p>
        </w:tc>
        <w:tc>
          <w:tcPr>
            <w:tcW w:w="1512" w:type="dxa"/>
            <w:vAlign w:val="center"/>
          </w:tcPr>
          <w:p w14:paraId="48FE9AD9" w14:textId="77777777" w:rsidR="00B319B1" w:rsidRDefault="00B319B1" w:rsidP="00B319B1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B319B1" w14:paraId="33314738" w14:textId="77777777" w:rsidTr="00E462D1">
        <w:trPr>
          <w:trHeight w:val="1880"/>
        </w:trPr>
        <w:tc>
          <w:tcPr>
            <w:tcW w:w="1529" w:type="dxa"/>
            <w:vMerge/>
            <w:vAlign w:val="center"/>
          </w:tcPr>
          <w:p w14:paraId="61B9247A" w14:textId="77777777" w:rsidR="00B319B1" w:rsidRDefault="00B319B1" w:rsidP="00B319B1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4" w:type="dxa"/>
            <w:gridSpan w:val="2"/>
            <w:vAlign w:val="center"/>
          </w:tcPr>
          <w:p w14:paraId="16B949DE" w14:textId="44676897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</w:t>
            </w:r>
            <w:r w:rsidRPr="00BD73B8">
              <w:rPr>
                <w:rFonts w:ascii="Arial" w:hAnsi="Arial"/>
              </w:rPr>
              <w:t>[</w:t>
            </w:r>
            <w:proofErr w:type="spellStart"/>
            <w:r w:rsidRPr="00BD73B8">
              <w:rPr>
                <w:rFonts w:ascii="Arial" w:hAnsi="Arial"/>
              </w:rPr>
              <w:t>Testing_Directory</w:t>
            </w:r>
            <w:proofErr w:type="spellEnd"/>
            <w:r w:rsidRPr="00BD73B8">
              <w:rPr>
                <w:rFonts w:ascii="Arial" w:hAnsi="Arial"/>
              </w:rPr>
              <w:t>]</w:t>
            </w:r>
            <w:r w:rsidRPr="000E3ED1">
              <w:rPr>
                <w:rFonts w:ascii="Arial" w:hAnsi="Arial"/>
              </w:rPr>
              <w:t>\</w:t>
            </w:r>
            <w:r w:rsidRPr="001379A4">
              <w:rPr>
                <w:rFonts w:ascii="Arial" w:hAnsi="Arial"/>
              </w:rPr>
              <w:t>runner</w:t>
            </w:r>
            <w:r>
              <w:rPr>
                <w:rFonts w:ascii="Arial" w:hAnsi="Arial"/>
              </w:rPr>
              <w:t xml:space="preserve">_ATC-1_logfile.txt documents that the invoked tool QA Status is QUALIFIED </w:t>
            </w:r>
          </w:p>
          <w:p w14:paraId="5D53928D" w14:textId="77777777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6A2A214F" w14:textId="396535F2" w:rsidR="00B319B1" w:rsidRDefault="00B319B1" w:rsidP="00B319B1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NOTE: Invoked tool is on the approved tool list in the test repository—</w:t>
            </w:r>
            <w:r w:rsidRPr="006D329A">
              <w:rPr>
                <w:rFonts w:ascii="Arial" w:hAnsi="Arial"/>
              </w:rPr>
              <w:t xml:space="preserve">see </w:t>
            </w:r>
            <w:r w:rsidRPr="000E3ED1">
              <w:rPr>
                <w:rFonts w:ascii="Arial" w:hAnsi="Arial"/>
              </w:rPr>
              <w:t>[</w:t>
            </w:r>
            <w:proofErr w:type="spellStart"/>
            <w:r w:rsidRPr="006D329A">
              <w:rPr>
                <w:rFonts w:ascii="Arial" w:hAnsi="Arial"/>
              </w:rPr>
              <w:t>Test_Repo_Name</w:t>
            </w:r>
            <w:proofErr w:type="spellEnd"/>
            <w:r w:rsidRPr="000E3ED1">
              <w:rPr>
                <w:rFonts w:ascii="Arial" w:hAnsi="Arial"/>
              </w:rPr>
              <w:t>]</w:t>
            </w:r>
            <w:r w:rsidRPr="006D329A">
              <w:rPr>
                <w:rFonts w:ascii="Arial" w:hAnsi="Arial"/>
              </w:rPr>
              <w:t>\</w:t>
            </w:r>
            <w:proofErr w:type="spellStart"/>
            <w:r>
              <w:rPr>
                <w:rFonts w:ascii="Arial" w:hAnsi="Arial"/>
              </w:rPr>
              <w:t>pylib</w:t>
            </w:r>
            <w:proofErr w:type="spellEnd"/>
            <w:r>
              <w:rPr>
                <w:rFonts w:ascii="Arial" w:hAnsi="Arial"/>
              </w:rPr>
              <w:t>\runner\</w:t>
            </w:r>
            <w:proofErr w:type="spellStart"/>
            <w:r>
              <w:rPr>
                <w:rFonts w:ascii="Arial" w:hAnsi="Arial"/>
              </w:rPr>
              <w:t>config.json</w:t>
            </w:r>
            <w:proofErr w:type="spellEnd"/>
            <w:r>
              <w:rPr>
                <w:rFonts w:ascii="Arial" w:hAnsi="Arial"/>
              </w:rPr>
              <w:t xml:space="preserve"> to verify</w:t>
            </w:r>
          </w:p>
        </w:tc>
        <w:tc>
          <w:tcPr>
            <w:tcW w:w="1512" w:type="dxa"/>
            <w:vAlign w:val="center"/>
          </w:tcPr>
          <w:p w14:paraId="6D4CB7BA" w14:textId="77777777" w:rsidR="00B319B1" w:rsidRDefault="00B319B1" w:rsidP="00B319B1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59DD694F" w14:textId="223CD2B5" w:rsidR="00E727CF" w:rsidRDefault="00E727CF">
      <w:pPr>
        <w:rPr>
          <w:ins w:id="13" w:author="Sara Lindberg" w:date="2020-02-10T12:05:00Z"/>
        </w:rPr>
      </w:pPr>
    </w:p>
    <w:p w14:paraId="126C3882" w14:textId="77777777" w:rsidR="00E727CF" w:rsidRDefault="00E727CF">
      <w:pPr>
        <w:spacing w:after="160" w:line="259" w:lineRule="auto"/>
        <w:rPr>
          <w:ins w:id="14" w:author="Sara Lindberg" w:date="2020-02-10T12:05:00Z"/>
        </w:rPr>
      </w:pPr>
      <w:ins w:id="15" w:author="Sara Lindberg" w:date="2020-02-10T12:05:00Z">
        <w:r>
          <w:br w:type="page"/>
        </w:r>
      </w:ins>
    </w:p>
    <w:p w14:paraId="247B1E0E" w14:textId="5CC08308" w:rsidR="00A96123" w:rsidDel="00E727CF" w:rsidRDefault="00A96123">
      <w:pPr>
        <w:rPr>
          <w:del w:id="16" w:author="Sara Lindberg" w:date="2020-02-10T12:05:00Z"/>
        </w:rPr>
      </w:pPr>
    </w:p>
    <w:p w14:paraId="3FEF53E8" w14:textId="77777777" w:rsidR="00D60765" w:rsidRDefault="00D60765"/>
    <w:tbl>
      <w:tblPr>
        <w:tblStyle w:val="TableGrid"/>
        <w:tblW w:w="9365" w:type="dxa"/>
        <w:tblInd w:w="715" w:type="dxa"/>
        <w:tblLook w:val="04A0" w:firstRow="1" w:lastRow="0" w:firstColumn="1" w:lastColumn="0" w:noHBand="0" w:noVBand="1"/>
      </w:tblPr>
      <w:tblGrid>
        <w:gridCol w:w="1529"/>
        <w:gridCol w:w="3066"/>
        <w:gridCol w:w="3258"/>
        <w:gridCol w:w="1512"/>
      </w:tblGrid>
      <w:tr w:rsidR="002D7797" w:rsidRPr="00932809" w14:paraId="10DCBD1C" w14:textId="77777777" w:rsidTr="00DD4AAC">
        <w:trPr>
          <w:cantSplit/>
          <w:trHeight w:val="468"/>
          <w:tblHeader/>
        </w:trPr>
        <w:tc>
          <w:tcPr>
            <w:tcW w:w="936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277C6B" w14:textId="3305D4E9" w:rsidR="002D7797" w:rsidRPr="00932809" w:rsidRDefault="002D7797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17" w:name="_Hlk41907023"/>
            <w:r w:rsidRPr="00932809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4</w:t>
            </w:r>
            <w:r w:rsidRPr="00932809">
              <w:rPr>
                <w:rFonts w:ascii="Arial" w:hAnsi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AC3692">
              <w:rPr>
                <w:rFonts w:ascii="Arial" w:hAnsi="Arial" w:cs="Arial"/>
                <w:b/>
              </w:rPr>
              <w:t xml:space="preserve">Acceptance </w:t>
            </w:r>
            <w:r w:rsidRPr="00A96123">
              <w:rPr>
                <w:rFonts w:ascii="Arial" w:hAnsi="Arial"/>
                <w:b/>
              </w:rPr>
              <w:t xml:space="preserve">Test Plan Case </w:t>
            </w:r>
            <w:r>
              <w:rPr>
                <w:rFonts w:ascii="Arial" w:hAnsi="Arial"/>
                <w:b/>
              </w:rPr>
              <w:t>2</w:t>
            </w:r>
          </w:p>
        </w:tc>
      </w:tr>
      <w:tr w:rsidR="002D7797" w14:paraId="218ED4CB" w14:textId="77777777" w:rsidTr="00DD4AAC">
        <w:trPr>
          <w:cantSplit/>
          <w:trHeight w:val="638"/>
          <w:tblHeader/>
        </w:trPr>
        <w:tc>
          <w:tcPr>
            <w:tcW w:w="4595" w:type="dxa"/>
            <w:gridSpan w:val="2"/>
            <w:vAlign w:val="center"/>
          </w:tcPr>
          <w:p w14:paraId="0E8854C4" w14:textId="4F85F79C" w:rsidR="002D7797" w:rsidRPr="007D0AAC" w:rsidRDefault="002D7797" w:rsidP="00DD4AAC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Acceptance Testing </w:t>
            </w:r>
          </w:p>
          <w:p w14:paraId="5B6165D5" w14:textId="1F28A930" w:rsidR="002D7797" w:rsidRDefault="002D7797" w:rsidP="002D779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2</w:t>
            </w:r>
          </w:p>
        </w:tc>
        <w:tc>
          <w:tcPr>
            <w:tcW w:w="4770" w:type="dxa"/>
            <w:gridSpan w:val="2"/>
            <w:vAlign w:val="center"/>
          </w:tcPr>
          <w:p w14:paraId="428C75C5" w14:textId="75EF62F0" w:rsidR="002D7797" w:rsidRDefault="002D7797" w:rsidP="002D779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2D7797" w14:paraId="14A4994F" w14:textId="77777777" w:rsidTr="00DD4AAC">
        <w:trPr>
          <w:cantSplit/>
          <w:trHeight w:val="620"/>
          <w:tblHeader/>
        </w:trPr>
        <w:tc>
          <w:tcPr>
            <w:tcW w:w="4595" w:type="dxa"/>
            <w:gridSpan w:val="2"/>
            <w:vAlign w:val="center"/>
          </w:tcPr>
          <w:p w14:paraId="7BB37C7B" w14:textId="77777777" w:rsidR="002D7797" w:rsidRPr="004A568C" w:rsidRDefault="002D7797" w:rsidP="002D7797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12BF28F7" w14:textId="77777777" w:rsidR="002D7797" w:rsidRDefault="002D7797" w:rsidP="002D779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  <w:tc>
          <w:tcPr>
            <w:tcW w:w="4770" w:type="dxa"/>
            <w:gridSpan w:val="2"/>
            <w:vAlign w:val="center"/>
          </w:tcPr>
          <w:p w14:paraId="043C3407" w14:textId="2FBB7F15" w:rsidR="002D7797" w:rsidRDefault="002D7797" w:rsidP="002D779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2D7797" w14:paraId="68C4531C" w14:textId="77777777" w:rsidTr="00DD4AAC">
        <w:trPr>
          <w:cantSplit/>
          <w:trHeight w:val="548"/>
          <w:tblHeader/>
        </w:trPr>
        <w:tc>
          <w:tcPr>
            <w:tcW w:w="9365" w:type="dxa"/>
            <w:gridSpan w:val="4"/>
            <w:vAlign w:val="center"/>
          </w:tcPr>
          <w:p w14:paraId="3CFD9EDD" w14:textId="15941C81" w:rsidR="002D7797" w:rsidRDefault="002D7797" w:rsidP="002D779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Testing Directory: </w:t>
            </w:r>
          </w:p>
        </w:tc>
      </w:tr>
      <w:tr w:rsidR="002D7797" w:rsidRPr="00572F5F" w14:paraId="47AC6CB4" w14:textId="77777777" w:rsidTr="00DD4AAC">
        <w:trPr>
          <w:cantSplit/>
          <w:trHeight w:val="530"/>
          <w:tblHeader/>
        </w:trPr>
        <w:tc>
          <w:tcPr>
            <w:tcW w:w="152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8BEF0FA" w14:textId="77777777" w:rsidR="002D7797" w:rsidRPr="00572F5F" w:rsidRDefault="002D7797" w:rsidP="002D7797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18" w:name="_Hlk41901228"/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324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02F7858" w14:textId="77777777" w:rsidR="002D7797" w:rsidRPr="00572F5F" w:rsidRDefault="002D7797" w:rsidP="002D7797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512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7828936B" w14:textId="77777777" w:rsidR="002D7797" w:rsidRPr="00572F5F" w:rsidRDefault="002D7797" w:rsidP="002D7797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bookmarkEnd w:id="17"/>
      <w:bookmarkEnd w:id="18"/>
      <w:tr w:rsidR="002D7797" w14:paraId="290720A6" w14:textId="77777777" w:rsidTr="00DD4AAC">
        <w:trPr>
          <w:trHeight w:val="800"/>
        </w:trPr>
        <w:tc>
          <w:tcPr>
            <w:tcW w:w="1529" w:type="dxa"/>
            <w:vMerge w:val="restart"/>
            <w:vAlign w:val="center"/>
          </w:tcPr>
          <w:p w14:paraId="492D4663" w14:textId="527F4F3B" w:rsidR="002D7797" w:rsidRDefault="002D7797" w:rsidP="002D779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CACIE-runner.py-TC-2</w:t>
            </w:r>
          </w:p>
        </w:tc>
        <w:tc>
          <w:tcPr>
            <w:tcW w:w="7836" w:type="dxa"/>
            <w:gridSpan w:val="3"/>
            <w:vAlign w:val="center"/>
          </w:tcPr>
          <w:p w14:paraId="68F20DC5" w14:textId="524F0348" w:rsidR="002D7797" w:rsidRPr="008E7CB2" w:rsidRDefault="002D7797" w:rsidP="002D779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</w:t>
            </w:r>
            <w:r w:rsidRPr="00BD73B8">
              <w:rPr>
                <w:rFonts w:ascii="Arial" w:hAnsi="Arial"/>
              </w:rPr>
              <w:t>to [</w:t>
            </w:r>
            <w:proofErr w:type="spellStart"/>
            <w:r w:rsidRPr="00BD73B8">
              <w:rPr>
                <w:rFonts w:ascii="Arial" w:hAnsi="Arial"/>
              </w:rPr>
              <w:t>Testing_Directory</w:t>
            </w:r>
            <w:proofErr w:type="spellEnd"/>
            <w:r w:rsidRPr="00BD73B8">
              <w:rPr>
                <w:rFonts w:ascii="Arial" w:hAnsi="Arial"/>
              </w:rPr>
              <w:t>]\ca</w:t>
            </w:r>
            <w:r w:rsidRPr="00AB2713">
              <w:rPr>
                <w:rFonts w:ascii="Arial" w:hAnsi="Arial"/>
                <w:i/>
                <w:iCs/>
              </w:rPr>
              <w:t>-surf-test\</w:t>
            </w:r>
            <w:r>
              <w:rPr>
                <w:rFonts w:ascii="Arial" w:hAnsi="Arial"/>
                <w:i/>
                <w:iCs/>
              </w:rPr>
              <w:t xml:space="preserve"> subdirectory</w:t>
            </w:r>
          </w:p>
        </w:tc>
      </w:tr>
      <w:tr w:rsidR="002D7797" w14:paraId="7DFFC053" w14:textId="77777777" w:rsidTr="00DD4AAC">
        <w:trPr>
          <w:trHeight w:val="1565"/>
        </w:trPr>
        <w:tc>
          <w:tcPr>
            <w:tcW w:w="1529" w:type="dxa"/>
            <w:vMerge/>
            <w:vAlign w:val="center"/>
          </w:tcPr>
          <w:p w14:paraId="0485F182" w14:textId="624B7B64" w:rsidR="002D7797" w:rsidRDefault="002D7797" w:rsidP="002D779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6" w:type="dxa"/>
            <w:gridSpan w:val="3"/>
            <w:vAlign w:val="center"/>
          </w:tcPr>
          <w:p w14:paraId="4F28EFC5" w14:textId="5AB0700D" w:rsidR="002D7797" w:rsidRDefault="002D7797" w:rsidP="002D779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 xml:space="preserve">Invoke Tool Runner and test tool using </w:t>
            </w:r>
            <w:proofErr w:type="spellStart"/>
            <w:r w:rsidRPr="008E7CB2">
              <w:rPr>
                <w:rFonts w:ascii="Arial" w:hAnsi="Arial"/>
                <w:i/>
                <w:iCs/>
              </w:rPr>
              <w:t>runner</w:t>
            </w:r>
            <w:r>
              <w:rPr>
                <w:rFonts w:ascii="Arial" w:hAnsi="Arial"/>
                <w:i/>
                <w:iCs/>
              </w:rPr>
              <w:t>_run</w:t>
            </w:r>
            <w:proofErr w:type="spellEnd"/>
            <w:r w:rsidRPr="008E7CB2">
              <w:rPr>
                <w:rFonts w:ascii="Arial" w:hAnsi="Arial"/>
                <w:i/>
                <w:iCs/>
              </w:rPr>
              <w:t xml:space="preserve"> _ATC-2.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 as follows:</w:t>
            </w:r>
          </w:p>
          <w:p w14:paraId="70832ECE" w14:textId="77777777" w:rsidR="002D7797" w:rsidRDefault="002D7797" w:rsidP="002D779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18ECA9D" w14:textId="7CD5EE88" w:rsidR="002D7797" w:rsidRPr="008E7CB2" w:rsidRDefault="002D7797" w:rsidP="002D779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./runner_run_ATC-2.[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</w:t>
            </w:r>
          </w:p>
        </w:tc>
      </w:tr>
      <w:tr w:rsidR="002D7797" w14:paraId="502DED07" w14:textId="77777777" w:rsidTr="00DD4AAC">
        <w:trPr>
          <w:trHeight w:val="1070"/>
        </w:trPr>
        <w:tc>
          <w:tcPr>
            <w:tcW w:w="1529" w:type="dxa"/>
            <w:vMerge/>
            <w:vAlign w:val="center"/>
          </w:tcPr>
          <w:p w14:paraId="57822171" w14:textId="77777777" w:rsidR="002D7797" w:rsidRDefault="002D7797" w:rsidP="002D779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4" w:type="dxa"/>
            <w:gridSpan w:val="2"/>
            <w:vAlign w:val="center"/>
          </w:tcPr>
          <w:p w14:paraId="3649DE78" w14:textId="5697E0E2" w:rsidR="002D7797" w:rsidRDefault="002D7797" w:rsidP="002D779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r w:rsidRPr="006D329A">
              <w:rPr>
                <w:rFonts w:ascii="Arial" w:hAnsi="Arial"/>
              </w:rPr>
              <w:t xml:space="preserve">that </w:t>
            </w:r>
            <w:r w:rsidRPr="000E3ED1">
              <w:rPr>
                <w:rFonts w:ascii="Arial" w:hAnsi="Arial"/>
              </w:rPr>
              <w:t>[</w:t>
            </w:r>
            <w:proofErr w:type="spellStart"/>
            <w:r w:rsidRPr="000E3ED1">
              <w:rPr>
                <w:rFonts w:ascii="Arial" w:hAnsi="Arial"/>
              </w:rPr>
              <w:t>Testing_Directory</w:t>
            </w:r>
            <w:proofErr w:type="spellEnd"/>
            <w:r w:rsidRPr="000E3ED1">
              <w:rPr>
                <w:rFonts w:ascii="Arial" w:hAnsi="Arial"/>
              </w:rPr>
              <w:t xml:space="preserve">] </w:t>
            </w:r>
            <w:r w:rsidRPr="006D329A">
              <w:rPr>
                <w:rFonts w:ascii="Arial" w:hAnsi="Arial"/>
              </w:rPr>
              <w:t>\runner</w:t>
            </w:r>
            <w:r w:rsidRPr="00576F6C">
              <w:rPr>
                <w:rFonts w:ascii="Arial" w:hAnsi="Arial"/>
              </w:rPr>
              <w:t>_ATC</w:t>
            </w:r>
            <w:r>
              <w:rPr>
                <w:rFonts w:ascii="Arial" w:hAnsi="Arial"/>
              </w:rPr>
              <w:t>-2</w:t>
            </w:r>
            <w:r w:rsidRPr="00576F6C">
              <w:rPr>
                <w:rFonts w:ascii="Arial" w:hAnsi="Arial"/>
              </w:rPr>
              <w:t>_logfile.txt</w:t>
            </w:r>
            <w:r>
              <w:rPr>
                <w:rFonts w:ascii="Arial" w:hAnsi="Arial"/>
              </w:rPr>
              <w:t xml:space="preserve"> documents that the Tool Runner and test tool are not located in a </w:t>
            </w:r>
            <w:proofErr w:type="spellStart"/>
            <w:r>
              <w:rPr>
                <w:rFonts w:ascii="Arial" w:hAnsi="Arial"/>
              </w:rPr>
              <w:t>Git</w:t>
            </w:r>
            <w:proofErr w:type="spellEnd"/>
            <w:r>
              <w:rPr>
                <w:rFonts w:ascii="Arial" w:hAnsi="Arial"/>
              </w:rPr>
              <w:t xml:space="preserve"> Repository </w:t>
            </w:r>
            <w:proofErr w:type="gramStart"/>
            <w:r>
              <w:rPr>
                <w:rFonts w:ascii="Arial" w:hAnsi="Arial"/>
              </w:rPr>
              <w:t>( ..</w:t>
            </w:r>
            <w:proofErr w:type="gramEnd"/>
            <w:r>
              <w:rPr>
                <w:rFonts w:ascii="Arial" w:hAnsi="Arial"/>
              </w:rPr>
              <w:t>/tools/ subdirectory)</w:t>
            </w:r>
          </w:p>
        </w:tc>
        <w:tc>
          <w:tcPr>
            <w:tcW w:w="1512" w:type="dxa"/>
            <w:vAlign w:val="center"/>
          </w:tcPr>
          <w:p w14:paraId="4AE86315" w14:textId="77777777" w:rsidR="002D7797" w:rsidRDefault="002D7797" w:rsidP="002D779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2D7797" w14:paraId="1BDACE2D" w14:textId="77777777" w:rsidTr="00DD4AAC">
        <w:trPr>
          <w:trHeight w:val="863"/>
        </w:trPr>
        <w:tc>
          <w:tcPr>
            <w:tcW w:w="1529" w:type="dxa"/>
            <w:vMerge/>
            <w:vAlign w:val="center"/>
          </w:tcPr>
          <w:p w14:paraId="0CEAFB90" w14:textId="77777777" w:rsidR="002D7797" w:rsidRDefault="002D7797" w:rsidP="002D779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4" w:type="dxa"/>
            <w:gridSpan w:val="2"/>
            <w:vAlign w:val="center"/>
          </w:tcPr>
          <w:p w14:paraId="2DC18ADF" w14:textId="77777777" w:rsidR="002D7797" w:rsidRDefault="002D7797" w:rsidP="002D779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</w:t>
            </w:r>
            <w:r w:rsidRPr="00576F6C">
              <w:rPr>
                <w:rFonts w:ascii="Arial" w:hAnsi="Arial"/>
              </w:rPr>
              <w:t>runner_ATC</w:t>
            </w:r>
            <w:r>
              <w:rPr>
                <w:rFonts w:ascii="Arial" w:hAnsi="Arial"/>
              </w:rPr>
              <w:t>-2</w:t>
            </w:r>
            <w:r w:rsidRPr="00576F6C">
              <w:rPr>
                <w:rFonts w:ascii="Arial" w:hAnsi="Arial"/>
              </w:rPr>
              <w:t>_logfile.txt</w:t>
            </w:r>
            <w:r>
              <w:rPr>
                <w:rFonts w:ascii="Arial" w:hAnsi="Arial"/>
              </w:rPr>
              <w:t xml:space="preserve"> documents that the Tool Runner and test tool QA Status is TEST</w:t>
            </w:r>
          </w:p>
        </w:tc>
        <w:tc>
          <w:tcPr>
            <w:tcW w:w="1512" w:type="dxa"/>
            <w:vAlign w:val="center"/>
          </w:tcPr>
          <w:p w14:paraId="74F95264" w14:textId="77777777" w:rsidR="002D7797" w:rsidRDefault="002D7797" w:rsidP="002D779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2D9E65D2" w14:textId="77777777" w:rsidR="00A96123" w:rsidRDefault="00A96123"/>
    <w:p w14:paraId="2A5E12CA" w14:textId="76039344" w:rsidR="008D5752" w:rsidRDefault="008D5752"/>
    <w:tbl>
      <w:tblPr>
        <w:tblStyle w:val="TableGrid"/>
        <w:tblW w:w="9365" w:type="dxa"/>
        <w:tblInd w:w="715" w:type="dxa"/>
        <w:tblLook w:val="04A0" w:firstRow="1" w:lastRow="0" w:firstColumn="1" w:lastColumn="0" w:noHBand="0" w:noVBand="1"/>
      </w:tblPr>
      <w:tblGrid>
        <w:gridCol w:w="1529"/>
        <w:gridCol w:w="3066"/>
        <w:gridCol w:w="3258"/>
        <w:gridCol w:w="1512"/>
      </w:tblGrid>
      <w:tr w:rsidR="008D5752" w14:paraId="13B3664F" w14:textId="77777777" w:rsidTr="00DD4AAC">
        <w:trPr>
          <w:cantSplit/>
          <w:trHeight w:val="477"/>
          <w:tblHeader/>
        </w:trPr>
        <w:tc>
          <w:tcPr>
            <w:tcW w:w="9365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34148EB4" w14:textId="66CF7BA3" w:rsidR="008D5752" w:rsidRPr="008E7CB2" w:rsidRDefault="008D5752" w:rsidP="00DD4AA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bookmarkStart w:id="19" w:name="_Hlk41907057"/>
            <w:r w:rsidRPr="00932809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5</w:t>
            </w:r>
            <w:r w:rsidRPr="00932809">
              <w:rPr>
                <w:rFonts w:ascii="Arial" w:hAnsi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AC3692">
              <w:rPr>
                <w:rFonts w:ascii="Arial" w:hAnsi="Arial" w:cs="Arial"/>
                <w:b/>
              </w:rPr>
              <w:t xml:space="preserve">Acceptance </w:t>
            </w:r>
            <w:r w:rsidRPr="00A96123">
              <w:rPr>
                <w:rFonts w:ascii="Arial" w:hAnsi="Arial"/>
                <w:b/>
              </w:rPr>
              <w:t xml:space="preserve">Test Plan Case </w:t>
            </w:r>
            <w:r>
              <w:rPr>
                <w:rFonts w:ascii="Arial" w:hAnsi="Arial"/>
                <w:b/>
              </w:rPr>
              <w:t>3</w:t>
            </w:r>
          </w:p>
        </w:tc>
      </w:tr>
      <w:tr w:rsidR="008D5752" w14:paraId="3E598358" w14:textId="77777777" w:rsidTr="00DD4AAC">
        <w:trPr>
          <w:cantSplit/>
          <w:trHeight w:val="575"/>
          <w:tblHeader/>
        </w:trPr>
        <w:tc>
          <w:tcPr>
            <w:tcW w:w="4595" w:type="dxa"/>
            <w:gridSpan w:val="2"/>
            <w:vAlign w:val="center"/>
          </w:tcPr>
          <w:p w14:paraId="335BEC8C" w14:textId="151DE251" w:rsidR="008D5752" w:rsidRPr="007D0AAC" w:rsidRDefault="008D5752" w:rsidP="00DD4AAC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Acceptance Testing </w:t>
            </w:r>
          </w:p>
          <w:p w14:paraId="5FCF2EBF" w14:textId="688E763F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3</w:t>
            </w:r>
          </w:p>
        </w:tc>
        <w:tc>
          <w:tcPr>
            <w:tcW w:w="4770" w:type="dxa"/>
            <w:gridSpan w:val="2"/>
            <w:vAlign w:val="center"/>
          </w:tcPr>
          <w:p w14:paraId="57C86863" w14:textId="3C5B425A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8D5752" w14:paraId="673AB7BD" w14:textId="77777777" w:rsidTr="00DD4AAC">
        <w:trPr>
          <w:cantSplit/>
          <w:trHeight w:val="575"/>
          <w:tblHeader/>
        </w:trPr>
        <w:tc>
          <w:tcPr>
            <w:tcW w:w="4595" w:type="dxa"/>
            <w:gridSpan w:val="2"/>
            <w:vAlign w:val="center"/>
          </w:tcPr>
          <w:p w14:paraId="2658B14E" w14:textId="77777777" w:rsidR="008D5752" w:rsidRPr="004A568C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28A2CC4F" w14:textId="77777777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  <w:tc>
          <w:tcPr>
            <w:tcW w:w="4770" w:type="dxa"/>
            <w:gridSpan w:val="2"/>
            <w:vAlign w:val="center"/>
          </w:tcPr>
          <w:p w14:paraId="0884BC5C" w14:textId="3396D694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8D5752" w14:paraId="307CEC66" w14:textId="77777777" w:rsidTr="00DD4AAC">
        <w:trPr>
          <w:cantSplit/>
          <w:trHeight w:val="575"/>
          <w:tblHeader/>
        </w:trPr>
        <w:tc>
          <w:tcPr>
            <w:tcW w:w="9365" w:type="dxa"/>
            <w:gridSpan w:val="4"/>
            <w:vAlign w:val="center"/>
          </w:tcPr>
          <w:p w14:paraId="366DE1D1" w14:textId="047AE0AE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tr w:rsidR="008D5752" w:rsidRPr="00572F5F" w14:paraId="4A2CAEE7" w14:textId="77777777" w:rsidTr="00DD4AAC">
        <w:trPr>
          <w:cantSplit/>
          <w:trHeight w:val="530"/>
          <w:tblHeader/>
        </w:trPr>
        <w:tc>
          <w:tcPr>
            <w:tcW w:w="152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7BF15A3F" w14:textId="77777777" w:rsidR="008D5752" w:rsidRPr="00572F5F" w:rsidRDefault="008D5752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324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752029FB" w14:textId="77777777" w:rsidR="008D5752" w:rsidRPr="00572F5F" w:rsidRDefault="008D5752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512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6DF77ABE" w14:textId="77777777" w:rsidR="008D5752" w:rsidRPr="00572F5F" w:rsidRDefault="008D5752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bookmarkEnd w:id="19"/>
      <w:tr w:rsidR="008D5752" w14:paraId="0D53BAD5" w14:textId="77777777" w:rsidTr="00DD4AAC">
        <w:trPr>
          <w:trHeight w:val="575"/>
        </w:trPr>
        <w:tc>
          <w:tcPr>
            <w:tcW w:w="1529" w:type="dxa"/>
            <w:vMerge w:val="restart"/>
            <w:vAlign w:val="center"/>
          </w:tcPr>
          <w:p w14:paraId="342453F6" w14:textId="790F6D69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CACIE-runner.py-TC-3</w:t>
            </w:r>
          </w:p>
        </w:tc>
        <w:tc>
          <w:tcPr>
            <w:tcW w:w="7836" w:type="dxa"/>
            <w:gridSpan w:val="3"/>
            <w:vAlign w:val="center"/>
          </w:tcPr>
          <w:p w14:paraId="70B5E65F" w14:textId="224CBDC6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 xml:space="preserve">Navigate to the 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 w:rsidRPr="008E7CB2">
              <w:rPr>
                <w:rFonts w:ascii="Arial" w:hAnsi="Arial"/>
                <w:i/>
                <w:iCs/>
              </w:rPr>
              <w:t xml:space="preserve"> and add addfile.txt file to directory</w:t>
            </w:r>
          </w:p>
        </w:tc>
      </w:tr>
      <w:tr w:rsidR="008D5752" w14:paraId="6F5423B4" w14:textId="77777777" w:rsidTr="00DD4AAC">
        <w:trPr>
          <w:trHeight w:val="575"/>
        </w:trPr>
        <w:tc>
          <w:tcPr>
            <w:tcW w:w="1529" w:type="dxa"/>
            <w:vMerge/>
            <w:vAlign w:val="center"/>
          </w:tcPr>
          <w:p w14:paraId="1DC38ADB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6" w:type="dxa"/>
            <w:gridSpan w:val="3"/>
            <w:vAlign w:val="center"/>
          </w:tcPr>
          <w:p w14:paraId="71B2B199" w14:textId="26E334D6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A45A04">
              <w:rPr>
                <w:rFonts w:ascii="Arial" w:hAnsi="Arial"/>
                <w:i/>
                <w:iCs/>
              </w:rPr>
              <w:t xml:space="preserve">Navigate </w:t>
            </w:r>
            <w:r w:rsidRPr="000E3ED1">
              <w:rPr>
                <w:rFonts w:ascii="Arial" w:hAnsi="Arial"/>
                <w:i/>
                <w:iCs/>
              </w:rPr>
              <w:t>to [</w:t>
            </w:r>
            <w:proofErr w:type="spellStart"/>
            <w:r w:rsidRPr="000E3ED1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E3ED1">
              <w:rPr>
                <w:rFonts w:ascii="Arial" w:hAnsi="Arial"/>
                <w:i/>
                <w:iCs/>
              </w:rPr>
              <w:t>]\ca</w:t>
            </w:r>
            <w:r w:rsidRPr="00A45A04">
              <w:rPr>
                <w:rFonts w:ascii="Arial" w:hAnsi="Arial"/>
                <w:i/>
                <w:iCs/>
              </w:rPr>
              <w:t>-surf-test</w:t>
            </w:r>
            <w:r w:rsidRPr="00AB2713">
              <w:rPr>
                <w:rFonts w:ascii="Arial" w:hAnsi="Arial"/>
                <w:i/>
                <w:iCs/>
              </w:rPr>
              <w:t>\</w:t>
            </w:r>
            <w:r>
              <w:rPr>
                <w:rFonts w:ascii="Arial" w:hAnsi="Arial"/>
                <w:i/>
                <w:iCs/>
              </w:rPr>
              <w:t xml:space="preserve"> subdirectory</w:t>
            </w:r>
          </w:p>
        </w:tc>
      </w:tr>
      <w:tr w:rsidR="008D5752" w14:paraId="6B182814" w14:textId="77777777" w:rsidTr="00DD4AAC">
        <w:trPr>
          <w:trHeight w:val="1520"/>
        </w:trPr>
        <w:tc>
          <w:tcPr>
            <w:tcW w:w="1529" w:type="dxa"/>
            <w:vMerge/>
            <w:vAlign w:val="center"/>
          </w:tcPr>
          <w:p w14:paraId="60333BA5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6" w:type="dxa"/>
            <w:gridSpan w:val="3"/>
            <w:vAlign w:val="center"/>
          </w:tcPr>
          <w:p w14:paraId="38CDD6E7" w14:textId="2B78E7D5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>Invoke Tool Runner and test tool using</w:t>
            </w:r>
            <w:r>
              <w:rPr>
                <w:rFonts w:ascii="Arial" w:hAnsi="Arial"/>
                <w:i/>
                <w:iCs/>
              </w:rPr>
              <w:t xml:space="preserve"> </w:t>
            </w:r>
            <w:proofErr w:type="spellStart"/>
            <w:r w:rsidRPr="008E7CB2">
              <w:rPr>
                <w:rFonts w:ascii="Arial" w:hAnsi="Arial"/>
                <w:i/>
                <w:iCs/>
              </w:rPr>
              <w:t>runner</w:t>
            </w:r>
            <w:r>
              <w:rPr>
                <w:rFonts w:ascii="Arial" w:hAnsi="Arial"/>
                <w:i/>
                <w:iCs/>
              </w:rPr>
              <w:t>_run</w:t>
            </w:r>
            <w:proofErr w:type="spellEnd"/>
            <w:r w:rsidRPr="008E7CB2">
              <w:rPr>
                <w:rFonts w:ascii="Arial" w:hAnsi="Arial"/>
                <w:i/>
                <w:iCs/>
              </w:rPr>
              <w:t xml:space="preserve"> _ATC-3.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 as follows:</w:t>
            </w:r>
          </w:p>
          <w:p w14:paraId="4BBA2B91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884009C" w14:textId="24407D35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./runner_run_ATC-3</w:t>
            </w:r>
            <w:r w:rsidRPr="008E7C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</w:t>
            </w:r>
          </w:p>
        </w:tc>
      </w:tr>
      <w:tr w:rsidR="008D5752" w14:paraId="49F7D3E0" w14:textId="77777777" w:rsidTr="00DD4AAC">
        <w:trPr>
          <w:trHeight w:val="692"/>
        </w:trPr>
        <w:tc>
          <w:tcPr>
            <w:tcW w:w="1529" w:type="dxa"/>
            <w:vMerge/>
            <w:vAlign w:val="center"/>
          </w:tcPr>
          <w:p w14:paraId="18C66514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4" w:type="dxa"/>
            <w:gridSpan w:val="2"/>
            <w:vAlign w:val="center"/>
          </w:tcPr>
          <w:p w14:paraId="0E2073A1" w14:textId="281D7E93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r w:rsidRPr="006D329A">
              <w:rPr>
                <w:rFonts w:ascii="Arial" w:hAnsi="Arial"/>
              </w:rPr>
              <w:t xml:space="preserve">that </w:t>
            </w:r>
            <w:r w:rsidRPr="000E3ED1">
              <w:rPr>
                <w:rFonts w:ascii="Arial" w:hAnsi="Arial"/>
              </w:rPr>
              <w:t>[</w:t>
            </w:r>
            <w:proofErr w:type="spellStart"/>
            <w:r w:rsidRPr="000E3ED1">
              <w:rPr>
                <w:rFonts w:ascii="Arial" w:hAnsi="Arial"/>
              </w:rPr>
              <w:t>Testing_Directory</w:t>
            </w:r>
            <w:proofErr w:type="spellEnd"/>
            <w:r w:rsidRPr="000E3ED1">
              <w:rPr>
                <w:rFonts w:ascii="Arial" w:hAnsi="Arial"/>
              </w:rPr>
              <w:t>]</w:t>
            </w:r>
            <w:r w:rsidRPr="006D329A">
              <w:rPr>
                <w:rFonts w:ascii="Arial" w:hAnsi="Arial"/>
              </w:rPr>
              <w:t>\runner</w:t>
            </w:r>
            <w:r w:rsidRPr="00576F6C">
              <w:rPr>
                <w:rFonts w:ascii="Arial" w:hAnsi="Arial"/>
              </w:rPr>
              <w:t>_ATC</w:t>
            </w:r>
            <w:r>
              <w:rPr>
                <w:rFonts w:ascii="Arial" w:hAnsi="Arial"/>
              </w:rPr>
              <w:t>-3</w:t>
            </w:r>
            <w:r w:rsidRPr="00576F6C">
              <w:rPr>
                <w:rFonts w:ascii="Arial" w:hAnsi="Arial"/>
              </w:rPr>
              <w:t>_logfile.txt</w:t>
            </w:r>
            <w:r>
              <w:rPr>
                <w:rFonts w:ascii="Arial" w:hAnsi="Arial"/>
              </w:rPr>
              <w:t xml:space="preserve"> documents that the Tool Runner and test tool QA Status is TEST</w:t>
            </w:r>
          </w:p>
        </w:tc>
        <w:tc>
          <w:tcPr>
            <w:tcW w:w="1512" w:type="dxa"/>
            <w:vAlign w:val="center"/>
          </w:tcPr>
          <w:p w14:paraId="0E00A648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8D5752" w14:paraId="386B3C12" w14:textId="77777777" w:rsidTr="00DD4AAC">
        <w:trPr>
          <w:trHeight w:val="692"/>
        </w:trPr>
        <w:tc>
          <w:tcPr>
            <w:tcW w:w="1529" w:type="dxa"/>
            <w:vMerge/>
            <w:vAlign w:val="center"/>
          </w:tcPr>
          <w:p w14:paraId="4388094C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0" w:name="_Hlk24025033"/>
          </w:p>
        </w:tc>
        <w:tc>
          <w:tcPr>
            <w:tcW w:w="7836" w:type="dxa"/>
            <w:gridSpan w:val="3"/>
            <w:vAlign w:val="center"/>
          </w:tcPr>
          <w:p w14:paraId="54D9890B" w14:textId="41C2CB75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8E7CB2">
              <w:rPr>
                <w:rFonts w:ascii="Arial" w:hAnsi="Arial"/>
                <w:i/>
                <w:iCs/>
              </w:rPr>
              <w:t>Delete addfile.txt file from directory</w:t>
            </w:r>
          </w:p>
        </w:tc>
      </w:tr>
      <w:tr w:rsidR="008D5752" w14:paraId="008E1C0F" w14:textId="77777777" w:rsidTr="00DD4AAC">
        <w:trPr>
          <w:trHeight w:val="1385"/>
        </w:trPr>
        <w:tc>
          <w:tcPr>
            <w:tcW w:w="1529" w:type="dxa"/>
            <w:vMerge/>
            <w:vAlign w:val="center"/>
          </w:tcPr>
          <w:p w14:paraId="04EC468D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6" w:type="dxa"/>
            <w:gridSpan w:val="3"/>
            <w:vAlign w:val="center"/>
          </w:tcPr>
          <w:p w14:paraId="0A0F8CA5" w14:textId="7E8EECED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>Invoke Tool Runner and test tool using</w:t>
            </w:r>
            <w:r>
              <w:rPr>
                <w:rFonts w:ascii="Arial" w:hAnsi="Arial"/>
                <w:i/>
                <w:iCs/>
              </w:rPr>
              <w:t xml:space="preserve"> </w:t>
            </w:r>
            <w:proofErr w:type="spellStart"/>
            <w:r w:rsidRPr="008E7CB2">
              <w:rPr>
                <w:rFonts w:ascii="Arial" w:hAnsi="Arial"/>
                <w:i/>
                <w:iCs/>
              </w:rPr>
              <w:t>runner</w:t>
            </w:r>
            <w:r>
              <w:rPr>
                <w:rFonts w:ascii="Arial" w:hAnsi="Arial"/>
                <w:i/>
                <w:iCs/>
              </w:rPr>
              <w:t>_run</w:t>
            </w:r>
            <w:proofErr w:type="spellEnd"/>
            <w:r w:rsidRPr="008E7CB2">
              <w:rPr>
                <w:rFonts w:ascii="Arial" w:hAnsi="Arial"/>
                <w:i/>
                <w:iCs/>
              </w:rPr>
              <w:t xml:space="preserve"> _ATC-3.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 as follows:</w:t>
            </w:r>
          </w:p>
          <w:p w14:paraId="11933E08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75B31B0" w14:textId="5A74DB1D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./runner_run_ATC-3</w:t>
            </w:r>
            <w:r w:rsidRPr="008E7C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</w:t>
            </w:r>
          </w:p>
        </w:tc>
      </w:tr>
      <w:tr w:rsidR="008D5752" w14:paraId="049DBF7B" w14:textId="77777777" w:rsidTr="00DD4AAC">
        <w:trPr>
          <w:trHeight w:val="1727"/>
        </w:trPr>
        <w:tc>
          <w:tcPr>
            <w:tcW w:w="1529" w:type="dxa"/>
            <w:vMerge/>
            <w:vAlign w:val="center"/>
          </w:tcPr>
          <w:p w14:paraId="66D72D4F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4" w:type="dxa"/>
            <w:gridSpan w:val="2"/>
            <w:vAlign w:val="center"/>
          </w:tcPr>
          <w:p w14:paraId="67F222F0" w14:textId="058E910C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</w:t>
            </w:r>
            <w:proofErr w:type="spellStart"/>
            <w:r w:rsidRPr="005B4304">
              <w:rPr>
                <w:rFonts w:ascii="Arial" w:hAnsi="Arial"/>
              </w:rPr>
              <w:t>runner_atc_testing_model</w:t>
            </w:r>
            <w:proofErr w:type="spellEnd"/>
            <w:r>
              <w:rPr>
                <w:rFonts w:ascii="Arial" w:hAnsi="Arial"/>
              </w:rPr>
              <w:t xml:space="preserve">\runner_ATC-3_logfile.txt documents that Tool Runner QA Status is TEST </w:t>
            </w:r>
          </w:p>
          <w:p w14:paraId="4F33446D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7CD4F15F" w14:textId="20D46C8B" w:rsidR="008D5752" w:rsidRPr="008E7CB2" w:rsidRDefault="008D5752" w:rsidP="008D5752">
            <w:pPr>
              <w:pStyle w:val="H1bodytext"/>
              <w:spacing w:after="0"/>
              <w:ind w:left="0"/>
              <w:jc w:val="both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</w:rPr>
              <w:t>NOTE: Tool Runner is not on the approved tool list in the test repository—</w:t>
            </w:r>
            <w:r w:rsidRPr="006D329A">
              <w:rPr>
                <w:rFonts w:ascii="Arial" w:hAnsi="Arial"/>
              </w:rPr>
              <w:t>see \</w:t>
            </w:r>
            <w:r w:rsidRPr="000E3ED1">
              <w:rPr>
                <w:rFonts w:ascii="Arial" w:hAnsi="Arial"/>
              </w:rPr>
              <w:t>[</w:t>
            </w:r>
            <w:proofErr w:type="spellStart"/>
            <w:r w:rsidRPr="006D329A">
              <w:rPr>
                <w:rFonts w:ascii="Arial" w:hAnsi="Arial"/>
              </w:rPr>
              <w:t>Test_Repo_Name</w:t>
            </w:r>
            <w:proofErr w:type="spellEnd"/>
            <w:r w:rsidRPr="000E3ED1">
              <w:rPr>
                <w:rFonts w:ascii="Arial" w:hAnsi="Arial"/>
              </w:rPr>
              <w:t>]</w:t>
            </w:r>
            <w:r w:rsidRPr="006D329A">
              <w:rPr>
                <w:rFonts w:ascii="Arial" w:hAnsi="Arial"/>
              </w:rPr>
              <w:t>\</w:t>
            </w:r>
            <w:proofErr w:type="spellStart"/>
            <w:r>
              <w:rPr>
                <w:rFonts w:ascii="Arial" w:hAnsi="Arial"/>
              </w:rPr>
              <w:t>pylib</w:t>
            </w:r>
            <w:proofErr w:type="spellEnd"/>
            <w:r>
              <w:rPr>
                <w:rFonts w:ascii="Arial" w:hAnsi="Arial"/>
              </w:rPr>
              <w:t>\runner\</w:t>
            </w:r>
            <w:proofErr w:type="spellStart"/>
            <w:r>
              <w:rPr>
                <w:rFonts w:ascii="Arial" w:hAnsi="Arial"/>
              </w:rPr>
              <w:t>config.json</w:t>
            </w:r>
            <w:proofErr w:type="spellEnd"/>
            <w:r>
              <w:rPr>
                <w:rFonts w:ascii="Arial" w:hAnsi="Arial"/>
              </w:rPr>
              <w:t xml:space="preserve"> to verify </w:t>
            </w:r>
          </w:p>
        </w:tc>
        <w:tc>
          <w:tcPr>
            <w:tcW w:w="1512" w:type="dxa"/>
            <w:vAlign w:val="center"/>
          </w:tcPr>
          <w:p w14:paraId="103CB94F" w14:textId="77777777" w:rsidR="008D5752" w:rsidRPr="008E7CB2" w:rsidRDefault="008D5752" w:rsidP="008D5752">
            <w:pPr>
              <w:pStyle w:val="H1bodytext"/>
              <w:spacing w:after="0"/>
              <w:ind w:left="0"/>
              <w:jc w:val="both"/>
              <w:rPr>
                <w:rFonts w:ascii="Arial" w:hAnsi="Arial"/>
                <w:i/>
                <w:iCs/>
              </w:rPr>
            </w:pPr>
          </w:p>
        </w:tc>
      </w:tr>
      <w:bookmarkEnd w:id="20"/>
      <w:tr w:rsidR="008D5752" w14:paraId="7AFA094A" w14:textId="77777777" w:rsidTr="00DD4AAC">
        <w:trPr>
          <w:trHeight w:val="1682"/>
        </w:trPr>
        <w:tc>
          <w:tcPr>
            <w:tcW w:w="1529" w:type="dxa"/>
            <w:vMerge/>
            <w:vAlign w:val="center"/>
          </w:tcPr>
          <w:p w14:paraId="32C77281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4" w:type="dxa"/>
            <w:gridSpan w:val="2"/>
            <w:vAlign w:val="center"/>
          </w:tcPr>
          <w:p w14:paraId="53421980" w14:textId="77660E51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</w:t>
            </w:r>
            <w:proofErr w:type="spellStart"/>
            <w:r w:rsidRPr="005B4304">
              <w:rPr>
                <w:rFonts w:ascii="Arial" w:hAnsi="Arial"/>
              </w:rPr>
              <w:t>runner_atc_testing_model</w:t>
            </w:r>
            <w:proofErr w:type="spellEnd"/>
            <w:r>
              <w:rPr>
                <w:rFonts w:ascii="Arial" w:hAnsi="Arial"/>
              </w:rPr>
              <w:t xml:space="preserve">\runner_ATC-3_logfile.txt documents that the invoked tool QA Status is QUALIFIED </w:t>
            </w:r>
          </w:p>
          <w:p w14:paraId="0C21836F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3FB679AC" w14:textId="28AD2B42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NOTE: Invoked tool is on the approved tool list in the test repository</w:t>
            </w:r>
            <w:r w:rsidRPr="006D329A">
              <w:rPr>
                <w:rFonts w:ascii="Arial" w:hAnsi="Arial"/>
              </w:rPr>
              <w:t xml:space="preserve">—see </w:t>
            </w:r>
            <w:r w:rsidRPr="000E3ED1">
              <w:rPr>
                <w:rFonts w:ascii="Arial" w:hAnsi="Arial"/>
              </w:rPr>
              <w:t>[</w:t>
            </w:r>
            <w:proofErr w:type="spellStart"/>
            <w:r w:rsidRPr="006D329A">
              <w:rPr>
                <w:rFonts w:ascii="Arial" w:hAnsi="Arial"/>
              </w:rPr>
              <w:t>Test_Repo_Name</w:t>
            </w:r>
            <w:proofErr w:type="spellEnd"/>
            <w:r w:rsidRPr="000E3ED1">
              <w:rPr>
                <w:rFonts w:ascii="Arial" w:hAnsi="Arial"/>
              </w:rPr>
              <w:t>]\</w:t>
            </w:r>
            <w:proofErr w:type="spellStart"/>
            <w:r w:rsidRPr="006D329A">
              <w:rPr>
                <w:rFonts w:ascii="Arial" w:hAnsi="Arial"/>
              </w:rPr>
              <w:t>pyli</w:t>
            </w:r>
            <w:r>
              <w:rPr>
                <w:rFonts w:ascii="Arial" w:hAnsi="Arial"/>
              </w:rPr>
              <w:t>b</w:t>
            </w:r>
            <w:proofErr w:type="spellEnd"/>
            <w:r>
              <w:rPr>
                <w:rFonts w:ascii="Arial" w:hAnsi="Arial"/>
              </w:rPr>
              <w:t>\runner\</w:t>
            </w:r>
            <w:proofErr w:type="spellStart"/>
            <w:r>
              <w:rPr>
                <w:rFonts w:ascii="Arial" w:hAnsi="Arial"/>
              </w:rPr>
              <w:t>config.json</w:t>
            </w:r>
            <w:proofErr w:type="spellEnd"/>
            <w:r>
              <w:rPr>
                <w:rFonts w:ascii="Arial" w:hAnsi="Arial"/>
              </w:rPr>
              <w:t xml:space="preserve"> to verify</w:t>
            </w:r>
          </w:p>
        </w:tc>
        <w:tc>
          <w:tcPr>
            <w:tcW w:w="1512" w:type="dxa"/>
            <w:vAlign w:val="center"/>
          </w:tcPr>
          <w:p w14:paraId="2BABDAEA" w14:textId="6CFA9F23" w:rsidR="008D5752" w:rsidRPr="008E7CB2" w:rsidRDefault="008D5752" w:rsidP="008D5752">
            <w:pPr>
              <w:pStyle w:val="H1bodytext"/>
              <w:spacing w:after="0"/>
              <w:ind w:left="0"/>
              <w:jc w:val="both"/>
              <w:rPr>
                <w:rFonts w:ascii="Arial" w:hAnsi="Arial"/>
                <w:i/>
                <w:iCs/>
              </w:rPr>
            </w:pPr>
          </w:p>
        </w:tc>
      </w:tr>
      <w:tr w:rsidR="008D5752" w14:paraId="39A96ECA" w14:textId="77777777" w:rsidTr="00DD4AAC">
        <w:trPr>
          <w:trHeight w:val="665"/>
        </w:trPr>
        <w:tc>
          <w:tcPr>
            <w:tcW w:w="1529" w:type="dxa"/>
            <w:vMerge/>
            <w:vAlign w:val="center"/>
          </w:tcPr>
          <w:p w14:paraId="65434442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6" w:type="dxa"/>
            <w:gridSpan w:val="3"/>
            <w:vAlign w:val="center"/>
          </w:tcPr>
          <w:p w14:paraId="609E72DD" w14:textId="3DD37B48" w:rsidR="008D5752" w:rsidRPr="006D329A" w:rsidRDefault="008D5752" w:rsidP="008D5752">
            <w:pPr>
              <w:pStyle w:val="H1bodytext"/>
              <w:spacing w:after="0"/>
              <w:ind w:left="0"/>
              <w:jc w:val="both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to </w:t>
            </w:r>
            <w:r w:rsidRPr="006D329A">
              <w:rPr>
                <w:rFonts w:ascii="Arial" w:hAnsi="Arial"/>
                <w:i/>
                <w:iCs/>
              </w:rPr>
              <w:t>[</w:t>
            </w:r>
            <w:proofErr w:type="spellStart"/>
            <w:r w:rsidRPr="000E3ED1">
              <w:rPr>
                <w:rFonts w:ascii="Arial" w:hAnsi="Arial"/>
                <w:i/>
                <w:iCs/>
              </w:rPr>
              <w:t>Test_Repo_Name</w:t>
            </w:r>
            <w:proofErr w:type="spellEnd"/>
            <w:r w:rsidRPr="006D329A">
              <w:rPr>
                <w:rFonts w:ascii="Arial" w:hAnsi="Arial"/>
                <w:i/>
                <w:iCs/>
              </w:rPr>
              <w:t>]</w:t>
            </w:r>
          </w:p>
        </w:tc>
      </w:tr>
      <w:tr w:rsidR="008D5752" w14:paraId="0E467830" w14:textId="77777777" w:rsidTr="00DD4AAC">
        <w:trPr>
          <w:trHeight w:val="800"/>
        </w:trPr>
        <w:tc>
          <w:tcPr>
            <w:tcW w:w="1529" w:type="dxa"/>
            <w:vMerge/>
            <w:vAlign w:val="center"/>
          </w:tcPr>
          <w:p w14:paraId="340C0171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6" w:type="dxa"/>
            <w:gridSpan w:val="3"/>
            <w:vAlign w:val="center"/>
          </w:tcPr>
          <w:p w14:paraId="4BA01F85" w14:textId="35837A3A" w:rsidR="008D5752" w:rsidRPr="00F75E9F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75E9F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58E6187E" w14:textId="77777777" w:rsidR="008D5752" w:rsidRPr="008E7CB2" w:rsidRDefault="008D5752" w:rsidP="008D575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F75E9F">
              <w:rPr>
                <w:rFonts w:ascii="Arial" w:hAnsi="Arial"/>
                <w:i/>
                <w:iCs/>
              </w:rPr>
              <w:t>git</w:t>
            </w:r>
            <w:proofErr w:type="spellEnd"/>
            <w:r w:rsidRPr="00F75E9F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checkout development</w:t>
            </w:r>
          </w:p>
        </w:tc>
      </w:tr>
      <w:tr w:rsidR="008D5752" w14:paraId="7E7FD27A" w14:textId="77777777" w:rsidTr="00DD4AAC">
        <w:trPr>
          <w:trHeight w:val="827"/>
        </w:trPr>
        <w:tc>
          <w:tcPr>
            <w:tcW w:w="1529" w:type="dxa"/>
            <w:vMerge/>
            <w:vAlign w:val="center"/>
          </w:tcPr>
          <w:p w14:paraId="3D07E024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6" w:type="dxa"/>
            <w:gridSpan w:val="3"/>
            <w:vAlign w:val="center"/>
          </w:tcPr>
          <w:p w14:paraId="722E8A62" w14:textId="5544C7AF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] </w:t>
            </w:r>
            <w:r w:rsidRPr="00AB2713">
              <w:rPr>
                <w:rFonts w:ascii="Arial" w:hAnsi="Arial"/>
                <w:i/>
                <w:iCs/>
              </w:rPr>
              <w:t>\ca-surf-test\</w:t>
            </w:r>
          </w:p>
        </w:tc>
      </w:tr>
      <w:tr w:rsidR="008D5752" w14:paraId="1776420A" w14:textId="77777777" w:rsidTr="00DD4AAC">
        <w:trPr>
          <w:trHeight w:val="1367"/>
        </w:trPr>
        <w:tc>
          <w:tcPr>
            <w:tcW w:w="1529" w:type="dxa"/>
            <w:vMerge/>
            <w:vAlign w:val="center"/>
          </w:tcPr>
          <w:p w14:paraId="407D77D2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6" w:type="dxa"/>
            <w:gridSpan w:val="3"/>
            <w:vAlign w:val="center"/>
          </w:tcPr>
          <w:p w14:paraId="355AF64D" w14:textId="3863517A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>Invoke Tool Runner and test tool</w:t>
            </w:r>
            <w:r>
              <w:rPr>
                <w:rFonts w:ascii="Arial" w:hAnsi="Arial"/>
                <w:i/>
                <w:iCs/>
              </w:rPr>
              <w:t xml:space="preserve"> using runner_run_ATC-3</w:t>
            </w:r>
            <w:r w:rsidRPr="008E7C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</w:t>
            </w:r>
            <w:r w:rsidRPr="008E7CB2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as follows</w:t>
            </w:r>
          </w:p>
          <w:p w14:paraId="7DA7B2F9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86A777A" w14:textId="0E55DD1E" w:rsidR="008D5752" w:rsidRPr="00F75E9F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./runner_run_ATC-3</w:t>
            </w:r>
            <w:r w:rsidRPr="008E7C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</w:t>
            </w:r>
          </w:p>
        </w:tc>
      </w:tr>
      <w:tr w:rsidR="008D5752" w14:paraId="19A15099" w14:textId="77777777" w:rsidTr="00DD4AAC">
        <w:trPr>
          <w:trHeight w:val="962"/>
        </w:trPr>
        <w:tc>
          <w:tcPr>
            <w:tcW w:w="1529" w:type="dxa"/>
            <w:vMerge/>
            <w:vAlign w:val="center"/>
          </w:tcPr>
          <w:p w14:paraId="2ED02E62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4" w:type="dxa"/>
            <w:gridSpan w:val="2"/>
            <w:vAlign w:val="center"/>
          </w:tcPr>
          <w:p w14:paraId="03903AA6" w14:textId="2822EFE6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>
              <w:rPr>
                <w:rFonts w:ascii="Arial" w:hAnsi="Arial"/>
              </w:rPr>
              <w:t>\</w:t>
            </w:r>
            <w:r w:rsidRPr="00576F6C">
              <w:rPr>
                <w:rFonts w:ascii="Arial" w:hAnsi="Arial"/>
              </w:rPr>
              <w:t>runner_ATC</w:t>
            </w:r>
            <w:r>
              <w:rPr>
                <w:rFonts w:ascii="Arial" w:hAnsi="Arial"/>
              </w:rPr>
              <w:t>-3</w:t>
            </w:r>
            <w:r w:rsidRPr="00576F6C">
              <w:rPr>
                <w:rFonts w:ascii="Arial" w:hAnsi="Arial"/>
              </w:rPr>
              <w:t>_logfile.txt</w:t>
            </w:r>
            <w:r>
              <w:rPr>
                <w:rFonts w:ascii="Arial" w:hAnsi="Arial"/>
              </w:rPr>
              <w:t xml:space="preserve"> documents that the Tool Runner and test tool QA Status is TEST</w:t>
            </w:r>
          </w:p>
        </w:tc>
        <w:tc>
          <w:tcPr>
            <w:tcW w:w="1512" w:type="dxa"/>
            <w:vAlign w:val="center"/>
          </w:tcPr>
          <w:p w14:paraId="4F26AC00" w14:textId="77777777" w:rsidR="008D5752" w:rsidRDefault="008D5752" w:rsidP="008D5752">
            <w:pPr>
              <w:pStyle w:val="H1bodytext"/>
              <w:spacing w:after="0"/>
              <w:ind w:left="0"/>
              <w:jc w:val="both"/>
              <w:rPr>
                <w:rFonts w:ascii="Arial" w:hAnsi="Arial"/>
              </w:rPr>
            </w:pPr>
          </w:p>
        </w:tc>
      </w:tr>
      <w:tr w:rsidR="008D5752" w14:paraId="4EBAF29B" w14:textId="77777777" w:rsidTr="00DD4AAC">
        <w:trPr>
          <w:trHeight w:val="728"/>
        </w:trPr>
        <w:tc>
          <w:tcPr>
            <w:tcW w:w="1529" w:type="dxa"/>
            <w:vMerge/>
            <w:vAlign w:val="center"/>
          </w:tcPr>
          <w:p w14:paraId="5C9DB3D4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6" w:type="dxa"/>
            <w:gridSpan w:val="3"/>
            <w:vAlign w:val="center"/>
          </w:tcPr>
          <w:p w14:paraId="2908B956" w14:textId="4498DD0A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Navigate to</w:t>
            </w:r>
            <w:r w:rsidRPr="008E7CB2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</w:p>
        </w:tc>
      </w:tr>
      <w:tr w:rsidR="008D5752" w14:paraId="11E0486E" w14:textId="77777777" w:rsidTr="00DD4AAC">
        <w:trPr>
          <w:trHeight w:val="728"/>
        </w:trPr>
        <w:tc>
          <w:tcPr>
            <w:tcW w:w="1529" w:type="dxa"/>
            <w:vMerge/>
            <w:vAlign w:val="center"/>
          </w:tcPr>
          <w:p w14:paraId="74FA0064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6" w:type="dxa"/>
            <w:gridSpan w:val="3"/>
            <w:vAlign w:val="center"/>
          </w:tcPr>
          <w:p w14:paraId="35EE0599" w14:textId="0FF4C529" w:rsidR="008D5752" w:rsidRPr="00F75E9F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75E9F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07598F6F" w14:textId="77777777" w:rsidR="008D5752" w:rsidRDefault="008D5752" w:rsidP="008D575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 w:rsidRPr="00F75E9F">
              <w:rPr>
                <w:rFonts w:ascii="Arial" w:hAnsi="Arial"/>
                <w:i/>
                <w:iCs/>
              </w:rPr>
              <w:t>git</w:t>
            </w:r>
            <w:proofErr w:type="spellEnd"/>
            <w:r w:rsidRPr="00F75E9F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checkout master</w:t>
            </w:r>
          </w:p>
        </w:tc>
      </w:tr>
    </w:tbl>
    <w:p w14:paraId="5872244B" w14:textId="5D4E5627" w:rsidR="00A96123" w:rsidRDefault="00A96123"/>
    <w:p w14:paraId="2F3EB2B4" w14:textId="77777777" w:rsidR="008D5752" w:rsidRDefault="008D5752"/>
    <w:tbl>
      <w:tblPr>
        <w:tblStyle w:val="TableGrid"/>
        <w:tblW w:w="9365" w:type="dxa"/>
        <w:tblInd w:w="715" w:type="dxa"/>
        <w:tblLook w:val="04A0" w:firstRow="1" w:lastRow="0" w:firstColumn="1" w:lastColumn="0" w:noHBand="0" w:noVBand="1"/>
      </w:tblPr>
      <w:tblGrid>
        <w:gridCol w:w="1529"/>
        <w:gridCol w:w="3066"/>
        <w:gridCol w:w="3258"/>
        <w:gridCol w:w="1512"/>
      </w:tblGrid>
      <w:tr w:rsidR="008D5752" w14:paraId="41F145A9" w14:textId="77777777" w:rsidTr="00DD4AAC">
        <w:trPr>
          <w:cantSplit/>
          <w:trHeight w:val="557"/>
          <w:tblHeader/>
        </w:trPr>
        <w:tc>
          <w:tcPr>
            <w:tcW w:w="9360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559B4D4C" w14:textId="10F10F86" w:rsidR="008D5752" w:rsidRPr="00F75E9F" w:rsidRDefault="008D5752" w:rsidP="00DD4AA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bookmarkStart w:id="21" w:name="_Hlk41907113"/>
            <w:r w:rsidRPr="00932809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6</w:t>
            </w:r>
            <w:r w:rsidRPr="00932809">
              <w:rPr>
                <w:rFonts w:ascii="Arial" w:hAnsi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AC3692">
              <w:rPr>
                <w:rFonts w:ascii="Arial" w:hAnsi="Arial" w:cs="Arial"/>
                <w:b/>
              </w:rPr>
              <w:t xml:space="preserve">Acceptance </w:t>
            </w:r>
            <w:r w:rsidRPr="00A96123">
              <w:rPr>
                <w:rFonts w:ascii="Arial" w:hAnsi="Arial"/>
                <w:b/>
              </w:rPr>
              <w:t xml:space="preserve">Test Plan Case </w:t>
            </w:r>
            <w:r>
              <w:rPr>
                <w:rFonts w:ascii="Arial" w:hAnsi="Arial"/>
                <w:b/>
              </w:rPr>
              <w:t>4</w:t>
            </w:r>
          </w:p>
        </w:tc>
      </w:tr>
      <w:tr w:rsidR="008D5752" w14:paraId="30B4A7D0" w14:textId="77777777" w:rsidTr="00DD4AAC">
        <w:trPr>
          <w:cantSplit/>
          <w:trHeight w:val="557"/>
          <w:tblHeader/>
        </w:trPr>
        <w:tc>
          <w:tcPr>
            <w:tcW w:w="4595" w:type="dxa"/>
            <w:gridSpan w:val="2"/>
            <w:vAlign w:val="center"/>
          </w:tcPr>
          <w:p w14:paraId="5231244B" w14:textId="367DD9EB" w:rsidR="008D5752" w:rsidRPr="007D0AAC" w:rsidRDefault="008D5752" w:rsidP="00DD4AAC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Acceptance Testing </w:t>
            </w:r>
          </w:p>
          <w:p w14:paraId="7C693AC0" w14:textId="424A2A30" w:rsidR="008D5752" w:rsidRPr="00F75E9F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4</w:t>
            </w:r>
          </w:p>
        </w:tc>
        <w:tc>
          <w:tcPr>
            <w:tcW w:w="4765" w:type="dxa"/>
            <w:gridSpan w:val="2"/>
            <w:vAlign w:val="center"/>
          </w:tcPr>
          <w:p w14:paraId="306513C8" w14:textId="32413E38" w:rsidR="008D5752" w:rsidRPr="00F75E9F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8D5752" w14:paraId="327ADFB8" w14:textId="77777777" w:rsidTr="00DD4AAC">
        <w:trPr>
          <w:cantSplit/>
          <w:trHeight w:val="557"/>
          <w:tblHeader/>
        </w:trPr>
        <w:tc>
          <w:tcPr>
            <w:tcW w:w="4595" w:type="dxa"/>
            <w:gridSpan w:val="2"/>
            <w:vAlign w:val="center"/>
          </w:tcPr>
          <w:p w14:paraId="7AA0AF1F" w14:textId="77777777" w:rsidR="008D5752" w:rsidRPr="004A568C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4588FF10" w14:textId="77777777" w:rsidR="008D5752" w:rsidRPr="00F75E9F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  <w:tc>
          <w:tcPr>
            <w:tcW w:w="4765" w:type="dxa"/>
            <w:gridSpan w:val="2"/>
            <w:vAlign w:val="center"/>
          </w:tcPr>
          <w:p w14:paraId="33ADED71" w14:textId="016B2AE8" w:rsidR="008D5752" w:rsidRPr="00F75E9F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8D5752" w14:paraId="2836896F" w14:textId="77777777" w:rsidTr="00DD4AAC">
        <w:trPr>
          <w:cantSplit/>
          <w:trHeight w:val="557"/>
          <w:tblHeader/>
        </w:trPr>
        <w:tc>
          <w:tcPr>
            <w:tcW w:w="9360" w:type="dxa"/>
            <w:gridSpan w:val="4"/>
            <w:vAlign w:val="center"/>
          </w:tcPr>
          <w:p w14:paraId="6920BE6F" w14:textId="45312042" w:rsidR="008D5752" w:rsidRPr="00F75E9F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tr w:rsidR="00CE2819" w:rsidRPr="00572F5F" w14:paraId="7F8A0202" w14:textId="77777777" w:rsidTr="00CE2819">
        <w:trPr>
          <w:cantSplit/>
          <w:trHeight w:val="530"/>
          <w:tblHeader/>
        </w:trPr>
        <w:tc>
          <w:tcPr>
            <w:tcW w:w="152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1B1EEA1C" w14:textId="77777777" w:rsidR="008D5752" w:rsidRPr="00572F5F" w:rsidRDefault="008D5752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324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C07ED45" w14:textId="77777777" w:rsidR="008D5752" w:rsidRPr="00572F5F" w:rsidRDefault="008D5752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512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7263347" w14:textId="77777777" w:rsidR="008D5752" w:rsidRPr="00572F5F" w:rsidRDefault="008D5752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bookmarkEnd w:id="21"/>
      <w:tr w:rsidR="008D5752" w14:paraId="74E83E96" w14:textId="77777777" w:rsidTr="00DD4AAC">
        <w:trPr>
          <w:trHeight w:val="557"/>
        </w:trPr>
        <w:tc>
          <w:tcPr>
            <w:tcW w:w="1529" w:type="dxa"/>
            <w:vMerge w:val="restart"/>
            <w:vAlign w:val="center"/>
          </w:tcPr>
          <w:p w14:paraId="644752CA" w14:textId="39E119B5" w:rsidR="008D5752" w:rsidRPr="00F75E9F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CACIE-runner.py-TC</w:t>
            </w:r>
            <w:r w:rsidRPr="00F75E9F">
              <w:rPr>
                <w:rFonts w:ascii="Arial" w:hAnsi="Arial"/>
                <w:i/>
                <w:iCs/>
              </w:rPr>
              <w:t>-4</w:t>
            </w:r>
          </w:p>
        </w:tc>
        <w:tc>
          <w:tcPr>
            <w:tcW w:w="7831" w:type="dxa"/>
            <w:gridSpan w:val="3"/>
            <w:vAlign w:val="center"/>
          </w:tcPr>
          <w:p w14:paraId="1F3FFD61" w14:textId="10017C1F" w:rsidR="008D5752" w:rsidRPr="00F75E9F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75E9F">
              <w:rPr>
                <w:rFonts w:ascii="Arial" w:hAnsi="Arial"/>
                <w:i/>
                <w:iCs/>
              </w:rPr>
              <w:t xml:space="preserve">Navigate to the 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] </w:t>
            </w:r>
            <w:r w:rsidRPr="00F75E9F">
              <w:rPr>
                <w:rFonts w:ascii="Arial" w:hAnsi="Arial"/>
                <w:i/>
                <w:iCs/>
              </w:rPr>
              <w:t>and add file addfile.txt to directory</w:t>
            </w:r>
          </w:p>
        </w:tc>
      </w:tr>
      <w:tr w:rsidR="008D5752" w14:paraId="6CFFB33B" w14:textId="77777777" w:rsidTr="00DD4AAC">
        <w:trPr>
          <w:trHeight w:val="1160"/>
        </w:trPr>
        <w:tc>
          <w:tcPr>
            <w:tcW w:w="1529" w:type="dxa"/>
            <w:vMerge/>
            <w:vAlign w:val="center"/>
          </w:tcPr>
          <w:p w14:paraId="0CB60438" w14:textId="77777777" w:rsidR="008D5752" w:rsidRPr="00F75E9F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831" w:type="dxa"/>
            <w:gridSpan w:val="3"/>
            <w:vAlign w:val="center"/>
          </w:tcPr>
          <w:p w14:paraId="53DAA35D" w14:textId="77777777" w:rsidR="008D5752" w:rsidRPr="00F75E9F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75E9F">
              <w:rPr>
                <w:rFonts w:ascii="Arial" w:hAnsi="Arial"/>
                <w:i/>
                <w:iCs/>
              </w:rPr>
              <w:t xml:space="preserve">Enter the following commands: </w:t>
            </w:r>
          </w:p>
          <w:p w14:paraId="05B9FD42" w14:textId="77777777" w:rsidR="008D5752" w:rsidRPr="00F75E9F" w:rsidRDefault="008D5752" w:rsidP="008D575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F75E9F">
              <w:rPr>
                <w:rFonts w:ascii="Arial" w:hAnsi="Arial"/>
                <w:i/>
                <w:iCs/>
              </w:rPr>
              <w:t>git</w:t>
            </w:r>
            <w:proofErr w:type="spellEnd"/>
            <w:r w:rsidRPr="00F75E9F">
              <w:rPr>
                <w:rFonts w:ascii="Arial" w:hAnsi="Arial"/>
                <w:i/>
                <w:iCs/>
              </w:rPr>
              <w:t xml:space="preserve"> add addfile.txt</w:t>
            </w:r>
          </w:p>
          <w:p w14:paraId="3DCC9868" w14:textId="4B35719E" w:rsidR="008D5752" w:rsidRPr="00F75E9F" w:rsidRDefault="008D5752" w:rsidP="008D575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F75E9F">
              <w:rPr>
                <w:rFonts w:ascii="Arial" w:hAnsi="Arial"/>
                <w:i/>
                <w:iCs/>
              </w:rPr>
              <w:t>git</w:t>
            </w:r>
            <w:proofErr w:type="spellEnd"/>
            <w:r w:rsidRPr="00F75E9F">
              <w:rPr>
                <w:rFonts w:ascii="Arial" w:hAnsi="Arial"/>
                <w:i/>
                <w:iCs/>
              </w:rPr>
              <w:t xml:space="preserve"> commit</w:t>
            </w:r>
            <w:r>
              <w:rPr>
                <w:rFonts w:ascii="Arial" w:hAnsi="Arial"/>
                <w:i/>
                <w:iCs/>
              </w:rPr>
              <w:t xml:space="preserve"> -m</w:t>
            </w:r>
            <w:r w:rsidRPr="00F75E9F">
              <w:rPr>
                <w:rFonts w:ascii="Arial" w:hAnsi="Arial"/>
                <w:i/>
                <w:iCs/>
              </w:rPr>
              <w:t xml:space="preserve"> ‘test commit’</w:t>
            </w:r>
          </w:p>
        </w:tc>
      </w:tr>
      <w:tr w:rsidR="008D5752" w14:paraId="76A234FD" w14:textId="77777777" w:rsidTr="00DD4AAC">
        <w:trPr>
          <w:trHeight w:val="710"/>
        </w:trPr>
        <w:tc>
          <w:tcPr>
            <w:tcW w:w="1529" w:type="dxa"/>
            <w:vMerge/>
            <w:vAlign w:val="center"/>
          </w:tcPr>
          <w:p w14:paraId="15CA4658" w14:textId="77777777" w:rsidR="008D5752" w:rsidRPr="00F75E9F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831" w:type="dxa"/>
            <w:gridSpan w:val="3"/>
            <w:vAlign w:val="center"/>
          </w:tcPr>
          <w:p w14:paraId="0BF950EC" w14:textId="711AF9F7" w:rsidR="008D5752" w:rsidRPr="00F75E9F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] </w:t>
            </w:r>
            <w:r w:rsidRPr="00AB2713">
              <w:rPr>
                <w:rFonts w:ascii="Arial" w:hAnsi="Arial"/>
                <w:i/>
                <w:iCs/>
              </w:rPr>
              <w:t>\ca-surf-test\</w:t>
            </w:r>
          </w:p>
        </w:tc>
      </w:tr>
      <w:tr w:rsidR="008D5752" w14:paraId="72DC3A3C" w14:textId="77777777" w:rsidTr="00DD4AAC">
        <w:trPr>
          <w:trHeight w:val="1430"/>
        </w:trPr>
        <w:tc>
          <w:tcPr>
            <w:tcW w:w="1529" w:type="dxa"/>
            <w:vMerge/>
            <w:vAlign w:val="center"/>
          </w:tcPr>
          <w:p w14:paraId="5EC7C615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1" w:type="dxa"/>
            <w:gridSpan w:val="3"/>
            <w:vAlign w:val="center"/>
          </w:tcPr>
          <w:p w14:paraId="25C98D01" w14:textId="736540E9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 xml:space="preserve">Invoke Tool Runner and test tool </w:t>
            </w:r>
            <w:r>
              <w:rPr>
                <w:rFonts w:ascii="Arial" w:hAnsi="Arial"/>
                <w:i/>
                <w:iCs/>
              </w:rPr>
              <w:t>as follows:</w:t>
            </w:r>
          </w:p>
          <w:p w14:paraId="403313E3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106F470" w14:textId="7BFF6272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./runner_run_ATC-4</w:t>
            </w:r>
            <w:r w:rsidRPr="008E7C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</w:t>
            </w:r>
          </w:p>
        </w:tc>
      </w:tr>
      <w:tr w:rsidR="008D5752" w14:paraId="606D0F2D" w14:textId="77777777" w:rsidTr="00DD4AAC">
        <w:trPr>
          <w:trHeight w:val="998"/>
        </w:trPr>
        <w:tc>
          <w:tcPr>
            <w:tcW w:w="1529" w:type="dxa"/>
            <w:vMerge/>
            <w:vAlign w:val="center"/>
          </w:tcPr>
          <w:p w14:paraId="05B30FEE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3" w:type="dxa"/>
            <w:gridSpan w:val="2"/>
            <w:vAlign w:val="center"/>
          </w:tcPr>
          <w:p w14:paraId="4176C1F4" w14:textId="42D589B8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r w:rsidRPr="001E285A">
              <w:rPr>
                <w:rFonts w:ascii="Arial" w:hAnsi="Arial"/>
              </w:rPr>
              <w:t xml:space="preserve">that </w:t>
            </w:r>
            <w:r w:rsidRPr="000E3ED1">
              <w:rPr>
                <w:rFonts w:ascii="Arial" w:hAnsi="Arial"/>
              </w:rPr>
              <w:t>[</w:t>
            </w:r>
            <w:proofErr w:type="spellStart"/>
            <w:r w:rsidRPr="000E3ED1">
              <w:rPr>
                <w:rFonts w:ascii="Arial" w:hAnsi="Arial"/>
              </w:rPr>
              <w:t>Testing_Directory</w:t>
            </w:r>
            <w:proofErr w:type="spellEnd"/>
            <w:r w:rsidRPr="000E3ED1">
              <w:rPr>
                <w:rFonts w:ascii="Arial" w:hAnsi="Arial"/>
              </w:rPr>
              <w:t>]</w:t>
            </w:r>
            <w:r w:rsidRPr="001E285A">
              <w:rPr>
                <w:rFonts w:ascii="Arial" w:hAnsi="Arial"/>
              </w:rPr>
              <w:t>\runner_</w:t>
            </w:r>
            <w:r w:rsidRPr="00576F6C">
              <w:rPr>
                <w:rFonts w:ascii="Arial" w:hAnsi="Arial"/>
              </w:rPr>
              <w:t>ATC</w:t>
            </w:r>
            <w:r>
              <w:rPr>
                <w:rFonts w:ascii="Arial" w:hAnsi="Arial"/>
              </w:rPr>
              <w:t>-4</w:t>
            </w:r>
            <w:r w:rsidRPr="00576F6C">
              <w:rPr>
                <w:rFonts w:ascii="Arial" w:hAnsi="Arial"/>
              </w:rPr>
              <w:t>_logfile.txt</w:t>
            </w:r>
            <w:r>
              <w:rPr>
                <w:rFonts w:ascii="Arial" w:hAnsi="Arial"/>
              </w:rPr>
              <w:t xml:space="preserve"> documents that the Code Versions indicate that that local and remote repositories are not synced</w:t>
            </w:r>
          </w:p>
        </w:tc>
        <w:tc>
          <w:tcPr>
            <w:tcW w:w="1508" w:type="dxa"/>
            <w:vAlign w:val="center"/>
          </w:tcPr>
          <w:p w14:paraId="03FB72BA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8D5752" w14:paraId="3EAA50CB" w14:textId="77777777" w:rsidTr="00DD4AAC">
        <w:trPr>
          <w:trHeight w:val="980"/>
        </w:trPr>
        <w:tc>
          <w:tcPr>
            <w:tcW w:w="1529" w:type="dxa"/>
            <w:vMerge/>
            <w:vAlign w:val="center"/>
          </w:tcPr>
          <w:p w14:paraId="52EC27BC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3" w:type="dxa"/>
            <w:gridSpan w:val="2"/>
            <w:vAlign w:val="center"/>
          </w:tcPr>
          <w:p w14:paraId="48BD30D6" w14:textId="495F35FA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r w:rsidRPr="006D329A">
              <w:rPr>
                <w:rFonts w:ascii="Arial" w:hAnsi="Arial"/>
              </w:rPr>
              <w:t xml:space="preserve">that </w:t>
            </w:r>
            <w:r w:rsidRPr="000E3ED1">
              <w:rPr>
                <w:rFonts w:ascii="Arial" w:hAnsi="Arial"/>
              </w:rPr>
              <w:t>[</w:t>
            </w:r>
            <w:proofErr w:type="spellStart"/>
            <w:r w:rsidRPr="000E3ED1">
              <w:rPr>
                <w:rFonts w:ascii="Arial" w:hAnsi="Arial"/>
              </w:rPr>
              <w:t>Testing_Directory</w:t>
            </w:r>
            <w:proofErr w:type="spellEnd"/>
            <w:r w:rsidRPr="000E3ED1">
              <w:rPr>
                <w:rFonts w:ascii="Arial" w:hAnsi="Arial"/>
              </w:rPr>
              <w:t xml:space="preserve">] </w:t>
            </w:r>
            <w:r w:rsidRPr="006D329A">
              <w:rPr>
                <w:rFonts w:ascii="Arial" w:hAnsi="Arial"/>
              </w:rPr>
              <w:t>\runner_ATC-4_logfile.txt documen</w:t>
            </w:r>
            <w:r>
              <w:rPr>
                <w:rFonts w:ascii="Arial" w:hAnsi="Arial"/>
              </w:rPr>
              <w:t>ts that the Tool Runner and test tool QA Status is TEST</w:t>
            </w:r>
          </w:p>
        </w:tc>
        <w:tc>
          <w:tcPr>
            <w:tcW w:w="1508" w:type="dxa"/>
            <w:vAlign w:val="center"/>
          </w:tcPr>
          <w:p w14:paraId="1D075DE8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8D5752" w14:paraId="3584D980" w14:textId="77777777" w:rsidTr="00DD4AAC">
        <w:trPr>
          <w:trHeight w:val="800"/>
        </w:trPr>
        <w:tc>
          <w:tcPr>
            <w:tcW w:w="1529" w:type="dxa"/>
            <w:vMerge/>
            <w:vAlign w:val="center"/>
          </w:tcPr>
          <w:p w14:paraId="4BF0285D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1" w:type="dxa"/>
            <w:gridSpan w:val="3"/>
            <w:vAlign w:val="center"/>
          </w:tcPr>
          <w:p w14:paraId="574963C1" w14:textId="0F99457E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</w:t>
            </w:r>
            <w:r w:rsidRPr="008E7CB2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</w:p>
        </w:tc>
      </w:tr>
      <w:tr w:rsidR="008D5752" w14:paraId="33E04E96" w14:textId="77777777" w:rsidTr="00DD4AAC">
        <w:trPr>
          <w:trHeight w:val="1268"/>
        </w:trPr>
        <w:tc>
          <w:tcPr>
            <w:tcW w:w="1529" w:type="dxa"/>
            <w:vMerge/>
            <w:vAlign w:val="center"/>
          </w:tcPr>
          <w:p w14:paraId="26EA4879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1" w:type="dxa"/>
            <w:gridSpan w:val="3"/>
            <w:vAlign w:val="center"/>
          </w:tcPr>
          <w:p w14:paraId="04EB23CD" w14:textId="77777777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>Enter the following commands:</w:t>
            </w:r>
          </w:p>
          <w:p w14:paraId="4BC91AC8" w14:textId="77777777" w:rsidR="008D5752" w:rsidRPr="008E7CB2" w:rsidRDefault="008D5752" w:rsidP="008D575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8E7CB2">
              <w:rPr>
                <w:rFonts w:ascii="Arial" w:hAnsi="Arial"/>
                <w:i/>
                <w:iCs/>
              </w:rPr>
              <w:t>git</w:t>
            </w:r>
            <w:proofErr w:type="spellEnd"/>
            <w:r w:rsidRPr="008E7CB2">
              <w:rPr>
                <w:rFonts w:ascii="Arial" w:hAnsi="Arial"/>
                <w:i/>
                <w:iCs/>
              </w:rPr>
              <w:t xml:space="preserve"> log -2</w:t>
            </w:r>
          </w:p>
          <w:p w14:paraId="7D15440B" w14:textId="7CC705EF" w:rsidR="008D5752" w:rsidRPr="008E7CB2" w:rsidRDefault="008D5752" w:rsidP="008D575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8E7CB2">
              <w:rPr>
                <w:rFonts w:ascii="Arial" w:hAnsi="Arial"/>
                <w:i/>
                <w:iCs/>
              </w:rPr>
              <w:t>git</w:t>
            </w:r>
            <w:proofErr w:type="spellEnd"/>
            <w:r w:rsidRPr="008E7CB2">
              <w:rPr>
                <w:rFonts w:ascii="Arial" w:hAnsi="Arial"/>
                <w:i/>
                <w:iCs/>
              </w:rPr>
              <w:t xml:space="preserve"> reset </w:t>
            </w:r>
            <w:r>
              <w:rPr>
                <w:rFonts w:ascii="Arial" w:hAnsi="Arial"/>
                <w:i/>
                <w:iCs/>
              </w:rPr>
              <w:t>--</w:t>
            </w:r>
            <w:r w:rsidRPr="008E7CB2">
              <w:rPr>
                <w:rFonts w:ascii="Arial" w:hAnsi="Arial"/>
                <w:i/>
                <w:iCs/>
              </w:rPr>
              <w:t xml:space="preserve">hard </w:t>
            </w:r>
            <w:r>
              <w:rPr>
                <w:rFonts w:ascii="Arial" w:hAnsi="Arial"/>
                <w:i/>
                <w:iCs/>
              </w:rPr>
              <w:t>[</w:t>
            </w:r>
            <w:r w:rsidRPr="008E7CB2">
              <w:rPr>
                <w:rFonts w:ascii="Arial" w:hAnsi="Arial"/>
                <w:i/>
                <w:iCs/>
              </w:rPr>
              <w:t>first 6 characters of second commit SHA-1 hash</w:t>
            </w:r>
            <w:r>
              <w:rPr>
                <w:rFonts w:ascii="Arial" w:hAnsi="Arial"/>
                <w:i/>
                <w:iCs/>
              </w:rPr>
              <w:t>]</w:t>
            </w:r>
          </w:p>
        </w:tc>
      </w:tr>
      <w:tr w:rsidR="008D5752" w14:paraId="5406C151" w14:textId="77777777" w:rsidTr="00DD4AAC">
        <w:trPr>
          <w:trHeight w:val="800"/>
        </w:trPr>
        <w:tc>
          <w:tcPr>
            <w:tcW w:w="1529" w:type="dxa"/>
            <w:vMerge/>
            <w:vAlign w:val="center"/>
          </w:tcPr>
          <w:p w14:paraId="09E0F005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1" w:type="dxa"/>
            <w:gridSpan w:val="3"/>
            <w:vAlign w:val="center"/>
          </w:tcPr>
          <w:p w14:paraId="1564B880" w14:textId="7DC3AD99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</w:t>
            </w:r>
            <w:r w:rsidRPr="008E7CB2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] </w:t>
            </w:r>
            <w:r w:rsidRPr="00AB2713">
              <w:rPr>
                <w:rFonts w:ascii="Arial" w:hAnsi="Arial"/>
                <w:i/>
                <w:iCs/>
              </w:rPr>
              <w:t>\ca-surf-test\</w:t>
            </w:r>
          </w:p>
        </w:tc>
      </w:tr>
      <w:tr w:rsidR="008D5752" w14:paraId="5CDB472A" w14:textId="77777777" w:rsidTr="00DD4AAC">
        <w:trPr>
          <w:trHeight w:val="1448"/>
        </w:trPr>
        <w:tc>
          <w:tcPr>
            <w:tcW w:w="1529" w:type="dxa"/>
            <w:vMerge/>
            <w:vAlign w:val="center"/>
          </w:tcPr>
          <w:p w14:paraId="3F339C3F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31" w:type="dxa"/>
            <w:gridSpan w:val="3"/>
            <w:vAlign w:val="center"/>
          </w:tcPr>
          <w:p w14:paraId="61C70F64" w14:textId="7D4F14CF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8E7CB2">
              <w:rPr>
                <w:rFonts w:ascii="Arial" w:hAnsi="Arial"/>
                <w:i/>
                <w:iCs/>
              </w:rPr>
              <w:t xml:space="preserve">Invoke Tool Runner and test tool using </w:t>
            </w:r>
            <w:proofErr w:type="spellStart"/>
            <w:r>
              <w:rPr>
                <w:rFonts w:ascii="Arial" w:hAnsi="Arial"/>
                <w:i/>
                <w:iCs/>
              </w:rPr>
              <w:t>r</w:t>
            </w:r>
            <w:r w:rsidRPr="008E7CB2">
              <w:rPr>
                <w:rFonts w:ascii="Arial" w:hAnsi="Arial"/>
                <w:i/>
                <w:iCs/>
              </w:rPr>
              <w:t>unner</w:t>
            </w:r>
            <w:r>
              <w:rPr>
                <w:rFonts w:ascii="Arial" w:hAnsi="Arial"/>
                <w:i/>
                <w:iCs/>
              </w:rPr>
              <w:t>_run</w:t>
            </w:r>
            <w:proofErr w:type="spellEnd"/>
            <w:r w:rsidRPr="008E7CB2">
              <w:rPr>
                <w:rFonts w:ascii="Arial" w:hAnsi="Arial"/>
                <w:i/>
                <w:iCs/>
              </w:rPr>
              <w:t xml:space="preserve"> _ATC-4.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 as follows:</w:t>
            </w:r>
          </w:p>
          <w:p w14:paraId="2CA66B09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9FDE8DD" w14:textId="3D4E5ACD" w:rsidR="008D5752" w:rsidRPr="008E7CB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./runner_run_ATC-4</w:t>
            </w:r>
            <w:r w:rsidRPr="008E7C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sh</w:t>
            </w:r>
            <w:proofErr w:type="spellEnd"/>
            <w:r>
              <w:rPr>
                <w:rFonts w:ascii="Arial" w:hAnsi="Arial"/>
                <w:i/>
                <w:iCs/>
              </w:rPr>
              <w:t>][bat]</w:t>
            </w:r>
          </w:p>
        </w:tc>
      </w:tr>
      <w:tr w:rsidR="008D5752" w14:paraId="292F9D83" w14:textId="77777777" w:rsidTr="00DD4AAC">
        <w:trPr>
          <w:trHeight w:val="1187"/>
        </w:trPr>
        <w:tc>
          <w:tcPr>
            <w:tcW w:w="1529" w:type="dxa"/>
            <w:vMerge/>
            <w:vAlign w:val="center"/>
          </w:tcPr>
          <w:p w14:paraId="63461123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3" w:type="dxa"/>
            <w:gridSpan w:val="2"/>
            <w:vAlign w:val="center"/>
          </w:tcPr>
          <w:p w14:paraId="120C67B9" w14:textId="5937AA46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r w:rsidRPr="00BD73B8">
              <w:rPr>
                <w:rFonts w:ascii="Arial" w:hAnsi="Arial"/>
              </w:rPr>
              <w:t>that [</w:t>
            </w:r>
            <w:proofErr w:type="spellStart"/>
            <w:r w:rsidRPr="00BD73B8">
              <w:rPr>
                <w:rFonts w:ascii="Arial" w:hAnsi="Arial"/>
              </w:rPr>
              <w:t>Testing_Directory</w:t>
            </w:r>
            <w:proofErr w:type="spellEnd"/>
            <w:r w:rsidRPr="00BD73B8">
              <w:rPr>
                <w:rFonts w:ascii="Arial" w:hAnsi="Arial"/>
              </w:rPr>
              <w:t>] \runner_ATC-4_logfile.txt documen</w:t>
            </w:r>
            <w:r>
              <w:rPr>
                <w:rFonts w:ascii="Arial" w:hAnsi="Arial"/>
              </w:rPr>
              <w:t>ts that the local repository and remote repository versions are the same (no “not synced message”)</w:t>
            </w:r>
          </w:p>
        </w:tc>
        <w:tc>
          <w:tcPr>
            <w:tcW w:w="1508" w:type="dxa"/>
            <w:vAlign w:val="center"/>
          </w:tcPr>
          <w:p w14:paraId="00F3EF4A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8D5752" w14:paraId="2A9794BC" w14:textId="77777777" w:rsidTr="00DD4AAC">
        <w:trPr>
          <w:trHeight w:val="2060"/>
        </w:trPr>
        <w:tc>
          <w:tcPr>
            <w:tcW w:w="1529" w:type="dxa"/>
            <w:vMerge/>
            <w:vAlign w:val="center"/>
          </w:tcPr>
          <w:p w14:paraId="22BA63D7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3" w:type="dxa"/>
            <w:gridSpan w:val="2"/>
            <w:vAlign w:val="center"/>
          </w:tcPr>
          <w:p w14:paraId="6394E564" w14:textId="1D006296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r w:rsidRPr="00BD73B8">
              <w:rPr>
                <w:rFonts w:ascii="Arial" w:hAnsi="Arial"/>
              </w:rPr>
              <w:t>that [</w:t>
            </w:r>
            <w:proofErr w:type="spellStart"/>
            <w:r w:rsidRPr="00BD73B8">
              <w:rPr>
                <w:rFonts w:ascii="Arial" w:hAnsi="Arial"/>
              </w:rPr>
              <w:t>Testing_Directory</w:t>
            </w:r>
            <w:proofErr w:type="spellEnd"/>
            <w:r w:rsidRPr="00BD73B8">
              <w:rPr>
                <w:rFonts w:ascii="Arial" w:hAnsi="Arial"/>
              </w:rPr>
              <w:t>] \runner_ATC-4_logfile.txt documen</w:t>
            </w:r>
            <w:r>
              <w:rPr>
                <w:rFonts w:ascii="Arial" w:hAnsi="Arial"/>
              </w:rPr>
              <w:t xml:space="preserve">ts that Tool Runner QA Status is TEST </w:t>
            </w:r>
          </w:p>
          <w:p w14:paraId="62310AF3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0E7DF7BA" w14:textId="181316DE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NOTE: Tool Runner is not on the approved tool list in the test </w:t>
            </w:r>
            <w:r w:rsidRPr="006D329A">
              <w:rPr>
                <w:rFonts w:ascii="Arial" w:hAnsi="Arial"/>
              </w:rPr>
              <w:t>repository—see \</w:t>
            </w:r>
            <w:r w:rsidRPr="000E3ED1">
              <w:rPr>
                <w:rFonts w:ascii="Arial" w:hAnsi="Arial"/>
              </w:rPr>
              <w:t>[</w:t>
            </w:r>
            <w:proofErr w:type="spellStart"/>
            <w:r w:rsidRPr="006D329A">
              <w:rPr>
                <w:rFonts w:ascii="Arial" w:hAnsi="Arial"/>
              </w:rPr>
              <w:t>Test_Repo_Name</w:t>
            </w:r>
            <w:proofErr w:type="spellEnd"/>
            <w:r w:rsidRPr="000E3ED1">
              <w:rPr>
                <w:rFonts w:ascii="Arial" w:hAnsi="Arial"/>
              </w:rPr>
              <w:t>]</w:t>
            </w:r>
            <w:r w:rsidRPr="006D329A">
              <w:rPr>
                <w:rFonts w:ascii="Arial" w:hAnsi="Arial"/>
              </w:rPr>
              <w:t>\</w:t>
            </w:r>
            <w:proofErr w:type="spellStart"/>
            <w:r w:rsidRPr="006D329A">
              <w:rPr>
                <w:rFonts w:ascii="Arial" w:hAnsi="Arial"/>
              </w:rPr>
              <w:t>pylib</w:t>
            </w:r>
            <w:proofErr w:type="spellEnd"/>
            <w:r w:rsidRPr="006D329A">
              <w:rPr>
                <w:rFonts w:ascii="Arial" w:hAnsi="Arial"/>
              </w:rPr>
              <w:t>\runner\</w:t>
            </w:r>
            <w:proofErr w:type="spellStart"/>
            <w:r w:rsidRPr="006D329A">
              <w:rPr>
                <w:rFonts w:ascii="Arial" w:hAnsi="Arial"/>
              </w:rPr>
              <w:t>config.json</w:t>
            </w:r>
            <w:proofErr w:type="spellEnd"/>
            <w:r w:rsidRPr="006D329A">
              <w:rPr>
                <w:rFonts w:ascii="Arial" w:hAnsi="Arial"/>
              </w:rPr>
              <w:t xml:space="preserve"> to verify</w:t>
            </w:r>
            <w:r>
              <w:rPr>
                <w:rFonts w:ascii="Arial" w:hAnsi="Arial"/>
              </w:rPr>
              <w:t xml:space="preserve"> </w:t>
            </w:r>
          </w:p>
        </w:tc>
        <w:tc>
          <w:tcPr>
            <w:tcW w:w="1508" w:type="dxa"/>
            <w:vAlign w:val="center"/>
          </w:tcPr>
          <w:p w14:paraId="1195602F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8D5752" w14:paraId="4516BFC8" w14:textId="77777777" w:rsidTr="00DD4AAC">
        <w:trPr>
          <w:trHeight w:val="1880"/>
        </w:trPr>
        <w:tc>
          <w:tcPr>
            <w:tcW w:w="1529" w:type="dxa"/>
            <w:vMerge/>
            <w:vAlign w:val="center"/>
          </w:tcPr>
          <w:p w14:paraId="1431C9D7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3" w:type="dxa"/>
            <w:gridSpan w:val="2"/>
            <w:vAlign w:val="center"/>
          </w:tcPr>
          <w:p w14:paraId="5518F2E7" w14:textId="4204589A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6D329A">
              <w:rPr>
                <w:rFonts w:ascii="Arial" w:hAnsi="Arial"/>
              </w:rPr>
              <w:t>Verify that</w:t>
            </w:r>
            <w:r w:rsidRPr="000E3ED1">
              <w:rPr>
                <w:rFonts w:ascii="Arial" w:hAnsi="Arial"/>
              </w:rPr>
              <w:t xml:space="preserve"> [</w:t>
            </w:r>
            <w:proofErr w:type="spellStart"/>
            <w:r w:rsidRPr="000E3ED1">
              <w:rPr>
                <w:rFonts w:ascii="Arial" w:hAnsi="Arial"/>
              </w:rPr>
              <w:t>Testing_Directory</w:t>
            </w:r>
            <w:proofErr w:type="spellEnd"/>
            <w:r w:rsidRPr="000E3ED1">
              <w:rPr>
                <w:rFonts w:ascii="Arial" w:hAnsi="Arial"/>
              </w:rPr>
              <w:t xml:space="preserve">] </w:t>
            </w:r>
            <w:r w:rsidRPr="006D329A">
              <w:rPr>
                <w:rFonts w:ascii="Arial" w:hAnsi="Arial"/>
              </w:rPr>
              <w:t>\runner</w:t>
            </w:r>
            <w:r>
              <w:rPr>
                <w:rFonts w:ascii="Arial" w:hAnsi="Arial"/>
              </w:rPr>
              <w:t xml:space="preserve">_ATC-4_logfile.txt documents that the invoked tool QA Status is QUALIFIED </w:t>
            </w:r>
          </w:p>
          <w:p w14:paraId="392B71CB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52B94579" w14:textId="1FB90414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NOTE: Invoked tool is on the approved tool list in the test </w:t>
            </w:r>
            <w:r w:rsidRPr="006D329A">
              <w:rPr>
                <w:rFonts w:ascii="Arial" w:hAnsi="Arial"/>
              </w:rPr>
              <w:t>repository—see \</w:t>
            </w:r>
            <w:r w:rsidRPr="000E3ED1">
              <w:rPr>
                <w:rFonts w:ascii="Arial" w:hAnsi="Arial"/>
              </w:rPr>
              <w:t>[</w:t>
            </w:r>
            <w:proofErr w:type="spellStart"/>
            <w:r w:rsidRPr="006D329A">
              <w:rPr>
                <w:rFonts w:ascii="Arial" w:hAnsi="Arial"/>
              </w:rPr>
              <w:t>Test_Repo_Name</w:t>
            </w:r>
            <w:proofErr w:type="spellEnd"/>
            <w:r w:rsidRPr="000E3ED1">
              <w:rPr>
                <w:rFonts w:ascii="Arial" w:hAnsi="Arial"/>
              </w:rPr>
              <w:t>]</w:t>
            </w:r>
            <w:r w:rsidRPr="006D329A">
              <w:rPr>
                <w:rFonts w:ascii="Arial" w:hAnsi="Arial"/>
              </w:rPr>
              <w:t>\</w:t>
            </w:r>
            <w:proofErr w:type="spellStart"/>
            <w:r w:rsidRPr="006D329A">
              <w:rPr>
                <w:rFonts w:ascii="Arial" w:hAnsi="Arial"/>
              </w:rPr>
              <w:t>pylib</w:t>
            </w:r>
            <w:proofErr w:type="spellEnd"/>
            <w:r>
              <w:rPr>
                <w:rFonts w:ascii="Arial" w:hAnsi="Arial"/>
              </w:rPr>
              <w:t>\runner\</w:t>
            </w:r>
            <w:proofErr w:type="spellStart"/>
            <w:r>
              <w:rPr>
                <w:rFonts w:ascii="Arial" w:hAnsi="Arial"/>
              </w:rPr>
              <w:t>config.json</w:t>
            </w:r>
            <w:proofErr w:type="spellEnd"/>
            <w:r>
              <w:rPr>
                <w:rFonts w:ascii="Arial" w:hAnsi="Arial"/>
              </w:rPr>
              <w:t xml:space="preserve"> to verify</w:t>
            </w:r>
          </w:p>
        </w:tc>
        <w:tc>
          <w:tcPr>
            <w:tcW w:w="1508" w:type="dxa"/>
            <w:vAlign w:val="center"/>
          </w:tcPr>
          <w:p w14:paraId="28AB0CCC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6495A7DA" w14:textId="7453C54E" w:rsidR="00A96123" w:rsidRDefault="00A96123"/>
    <w:p w14:paraId="6C7BF10C" w14:textId="77777777" w:rsidR="008D5752" w:rsidRDefault="008D5752"/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529"/>
        <w:gridCol w:w="3061"/>
        <w:gridCol w:w="3263"/>
        <w:gridCol w:w="1500"/>
        <w:gridCol w:w="12"/>
      </w:tblGrid>
      <w:tr w:rsidR="008D5752" w14:paraId="2412EFEB" w14:textId="77777777" w:rsidTr="00DD4AAC">
        <w:trPr>
          <w:gridAfter w:val="1"/>
          <w:wAfter w:w="12" w:type="dxa"/>
          <w:cantSplit/>
          <w:trHeight w:val="432"/>
          <w:tblHeader/>
        </w:trPr>
        <w:tc>
          <w:tcPr>
            <w:tcW w:w="9353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4A975A3" w14:textId="7BB654A1" w:rsidR="008D5752" w:rsidRDefault="008D5752" w:rsidP="00DD4AA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2" w:name="_Hlk41907592"/>
            <w:bookmarkStart w:id="23" w:name="_Hlk41907201"/>
            <w:r w:rsidRPr="00932809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7</w:t>
            </w:r>
            <w:r w:rsidRPr="00932809">
              <w:rPr>
                <w:rFonts w:ascii="Arial" w:hAnsi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AC3692">
              <w:rPr>
                <w:rFonts w:ascii="Arial" w:hAnsi="Arial" w:cs="Arial"/>
                <w:b/>
              </w:rPr>
              <w:t xml:space="preserve">Acceptance </w:t>
            </w:r>
            <w:r w:rsidRPr="00A96123">
              <w:rPr>
                <w:rFonts w:ascii="Arial" w:hAnsi="Arial"/>
                <w:b/>
              </w:rPr>
              <w:t xml:space="preserve">Test Plan Case </w:t>
            </w:r>
            <w:r>
              <w:rPr>
                <w:rFonts w:ascii="Arial" w:hAnsi="Arial"/>
                <w:b/>
              </w:rPr>
              <w:t>5</w:t>
            </w:r>
          </w:p>
        </w:tc>
      </w:tr>
      <w:bookmarkEnd w:id="22"/>
      <w:tr w:rsidR="008D5752" w14:paraId="7BE64A3F" w14:textId="77777777" w:rsidTr="00DD4AAC">
        <w:trPr>
          <w:gridAfter w:val="1"/>
          <w:wAfter w:w="12" w:type="dxa"/>
          <w:cantSplit/>
          <w:trHeight w:val="890"/>
          <w:tblHeader/>
        </w:trPr>
        <w:tc>
          <w:tcPr>
            <w:tcW w:w="4590" w:type="dxa"/>
            <w:gridSpan w:val="2"/>
            <w:vAlign w:val="center"/>
          </w:tcPr>
          <w:p w14:paraId="5B777CA2" w14:textId="6BCD1A7B" w:rsidR="008D5752" w:rsidRPr="007D0AAC" w:rsidRDefault="008D5752" w:rsidP="00DD4AAC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Acceptance Testing </w:t>
            </w:r>
          </w:p>
          <w:p w14:paraId="370B7829" w14:textId="11F53D0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5</w:t>
            </w:r>
          </w:p>
        </w:tc>
        <w:tc>
          <w:tcPr>
            <w:tcW w:w="4763" w:type="dxa"/>
            <w:gridSpan w:val="2"/>
            <w:vAlign w:val="center"/>
          </w:tcPr>
          <w:p w14:paraId="4E0DA100" w14:textId="0832F7C9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8D5752" w14:paraId="5E598923" w14:textId="77777777" w:rsidTr="00DD4AAC">
        <w:trPr>
          <w:gridAfter w:val="1"/>
          <w:wAfter w:w="12" w:type="dxa"/>
          <w:cantSplit/>
          <w:trHeight w:val="890"/>
          <w:tblHeader/>
        </w:trPr>
        <w:tc>
          <w:tcPr>
            <w:tcW w:w="4590" w:type="dxa"/>
            <w:gridSpan w:val="2"/>
            <w:vAlign w:val="center"/>
          </w:tcPr>
          <w:p w14:paraId="26587D03" w14:textId="77777777" w:rsidR="008D5752" w:rsidRPr="004A568C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512CD480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  <w:tc>
          <w:tcPr>
            <w:tcW w:w="4763" w:type="dxa"/>
            <w:gridSpan w:val="2"/>
            <w:vAlign w:val="center"/>
          </w:tcPr>
          <w:p w14:paraId="3282C8AE" w14:textId="2BC0AF43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8D5752" w14:paraId="7A51FE3A" w14:textId="77777777" w:rsidTr="00DD4AAC">
        <w:trPr>
          <w:gridAfter w:val="1"/>
          <w:wAfter w:w="12" w:type="dxa"/>
          <w:cantSplit/>
          <w:trHeight w:val="548"/>
          <w:tblHeader/>
        </w:trPr>
        <w:tc>
          <w:tcPr>
            <w:tcW w:w="9353" w:type="dxa"/>
            <w:gridSpan w:val="4"/>
            <w:vAlign w:val="center"/>
          </w:tcPr>
          <w:p w14:paraId="1F3CCB5A" w14:textId="58638594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tr w:rsidR="008D5752" w:rsidRPr="00572F5F" w14:paraId="3A75A6F9" w14:textId="77777777" w:rsidTr="00DD4AAC">
        <w:trPr>
          <w:cantSplit/>
          <w:trHeight w:val="530"/>
          <w:tblHeader/>
        </w:trPr>
        <w:tc>
          <w:tcPr>
            <w:tcW w:w="152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6A9A4BD" w14:textId="77777777" w:rsidR="008D5752" w:rsidRPr="00572F5F" w:rsidRDefault="008D5752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24" w:name="_Hlk41901704"/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324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521AAD8" w14:textId="77777777" w:rsidR="008D5752" w:rsidRPr="00572F5F" w:rsidRDefault="008D5752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512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7A4058D" w14:textId="77777777" w:rsidR="008D5752" w:rsidRPr="00572F5F" w:rsidRDefault="008D5752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bookmarkEnd w:id="23"/>
      <w:bookmarkEnd w:id="24"/>
      <w:tr w:rsidR="008D5752" w14:paraId="399F8409" w14:textId="77777777" w:rsidTr="00DD4AAC">
        <w:trPr>
          <w:gridAfter w:val="1"/>
          <w:wAfter w:w="12" w:type="dxa"/>
          <w:trHeight w:val="890"/>
        </w:trPr>
        <w:tc>
          <w:tcPr>
            <w:tcW w:w="1529" w:type="dxa"/>
            <w:vMerge w:val="restart"/>
            <w:vAlign w:val="center"/>
          </w:tcPr>
          <w:p w14:paraId="6076B3A5" w14:textId="2743EF2A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CACIE-runner.py-TC</w:t>
            </w:r>
            <w:r w:rsidRPr="00F75E9F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</w:p>
        </w:tc>
        <w:tc>
          <w:tcPr>
            <w:tcW w:w="7824" w:type="dxa"/>
            <w:gridSpan w:val="3"/>
            <w:vAlign w:val="center"/>
          </w:tcPr>
          <w:p w14:paraId="78CBB303" w14:textId="1A7F8CF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Navigate to [Testing Directory]\ca-surf-test\</w:t>
            </w:r>
          </w:p>
        </w:tc>
      </w:tr>
      <w:tr w:rsidR="008D5752" w14:paraId="4672A5D5" w14:textId="77777777" w:rsidTr="00DD4AAC">
        <w:trPr>
          <w:gridAfter w:val="1"/>
          <w:wAfter w:w="12" w:type="dxa"/>
          <w:trHeight w:val="1610"/>
        </w:trPr>
        <w:tc>
          <w:tcPr>
            <w:tcW w:w="1529" w:type="dxa"/>
            <w:vMerge/>
            <w:vAlign w:val="center"/>
          </w:tcPr>
          <w:p w14:paraId="123EA4E2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824" w:type="dxa"/>
            <w:gridSpan w:val="3"/>
            <w:vAlign w:val="center"/>
          </w:tcPr>
          <w:p w14:paraId="0B54CCB9" w14:textId="7B31ABB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Run the tool runner in “manual mode” by invoking runner_run_ATC-5.[</w:t>
            </w:r>
            <w:proofErr w:type="spellStart"/>
            <w:r>
              <w:rPr>
                <w:rFonts w:ascii="Arial" w:hAnsi="Arial"/>
              </w:rPr>
              <w:t>sh</w:t>
            </w:r>
            <w:proofErr w:type="spellEnd"/>
            <w:r>
              <w:rPr>
                <w:rFonts w:ascii="Arial" w:hAnsi="Arial"/>
              </w:rPr>
              <w:t>][bat]:</w:t>
            </w:r>
            <w:r>
              <w:rPr>
                <w:rFonts w:ascii="Arial" w:hAnsi="Arial"/>
              </w:rPr>
              <w:br/>
            </w:r>
            <w:r>
              <w:rPr>
                <w:rFonts w:ascii="Arial" w:hAnsi="Arial"/>
              </w:rPr>
              <w:br/>
              <w:t>enter the following command:</w:t>
            </w:r>
          </w:p>
          <w:p w14:paraId="541861F4" w14:textId="4F3E859C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./runner_run_ATC-5.[</w:t>
            </w:r>
            <w:proofErr w:type="spellStart"/>
            <w:r>
              <w:rPr>
                <w:rFonts w:ascii="Arial" w:hAnsi="Arial"/>
              </w:rPr>
              <w:t>sh</w:t>
            </w:r>
            <w:proofErr w:type="spellEnd"/>
            <w:r>
              <w:rPr>
                <w:rFonts w:ascii="Arial" w:hAnsi="Arial"/>
              </w:rPr>
              <w:t>][bat]</w:t>
            </w:r>
          </w:p>
        </w:tc>
      </w:tr>
      <w:tr w:rsidR="008D5752" w14:paraId="7A56E29D" w14:textId="77777777" w:rsidTr="00DD4AAC">
        <w:trPr>
          <w:gridAfter w:val="1"/>
          <w:wAfter w:w="12" w:type="dxa"/>
          <w:trHeight w:val="1250"/>
        </w:trPr>
        <w:tc>
          <w:tcPr>
            <w:tcW w:w="1529" w:type="dxa"/>
            <w:vMerge/>
            <w:vAlign w:val="center"/>
          </w:tcPr>
          <w:p w14:paraId="727D9665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324" w:type="dxa"/>
            <w:gridSpan w:val="2"/>
            <w:vAlign w:val="center"/>
          </w:tcPr>
          <w:p w14:paraId="716B2C12" w14:textId="77777777" w:rsidR="008D5752" w:rsidRDefault="008D5752" w:rsidP="008D575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r w:rsidRPr="00BD73B8">
              <w:rPr>
                <w:rFonts w:ascii="Arial" w:hAnsi="Arial"/>
              </w:rPr>
              <w:t>that [</w:t>
            </w:r>
            <w:proofErr w:type="spellStart"/>
            <w:r w:rsidRPr="00BD73B8">
              <w:rPr>
                <w:rFonts w:ascii="Arial" w:hAnsi="Arial"/>
              </w:rPr>
              <w:t>Testing_Directory</w:t>
            </w:r>
            <w:proofErr w:type="spellEnd"/>
            <w:r w:rsidRPr="00BD73B8">
              <w:rPr>
                <w:rFonts w:ascii="Arial" w:hAnsi="Arial"/>
              </w:rPr>
              <w:t>] \runner_ATC-</w:t>
            </w:r>
            <w:r>
              <w:rPr>
                <w:rFonts w:ascii="Arial" w:hAnsi="Arial"/>
              </w:rPr>
              <w:t>5</w:t>
            </w:r>
            <w:r w:rsidRPr="00BD73B8">
              <w:rPr>
                <w:rFonts w:ascii="Arial" w:hAnsi="Arial"/>
              </w:rPr>
              <w:t>_logfile.txt documen</w:t>
            </w:r>
            <w:r>
              <w:rPr>
                <w:rFonts w:ascii="Arial" w:hAnsi="Arial"/>
              </w:rPr>
              <w:t>ts that the tool was run in manual mode:</w:t>
            </w:r>
          </w:p>
          <w:p w14:paraId="56FF8BB0" w14:textId="12C8853F" w:rsidR="008D5752" w:rsidRPr="006D329A" w:rsidRDefault="008D5752" w:rsidP="008D5752">
            <w:pPr>
              <w:pStyle w:val="H1bodytext"/>
              <w:numPr>
                <w:ilvl w:val="0"/>
                <w:numId w:val="12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the message “Manual Mode Works” is present</w:t>
            </w:r>
          </w:p>
        </w:tc>
        <w:tc>
          <w:tcPr>
            <w:tcW w:w="1500" w:type="dxa"/>
            <w:vAlign w:val="center"/>
          </w:tcPr>
          <w:p w14:paraId="249EC777" w14:textId="77777777" w:rsidR="008D5752" w:rsidRDefault="008D5752" w:rsidP="008D575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4E937380" w14:textId="77777777" w:rsidR="008D5752" w:rsidRDefault="008D5752"/>
    <w:p w14:paraId="09C2D590" w14:textId="77777777" w:rsidR="008D5752" w:rsidRDefault="008D5752"/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529"/>
        <w:gridCol w:w="3061"/>
        <w:gridCol w:w="3263"/>
        <w:gridCol w:w="1499"/>
        <w:gridCol w:w="13"/>
      </w:tblGrid>
      <w:tr w:rsidR="008D5752" w14:paraId="26D79320" w14:textId="77777777" w:rsidTr="00DD4AAC">
        <w:trPr>
          <w:gridAfter w:val="1"/>
          <w:wAfter w:w="10" w:type="dxa"/>
          <w:cantSplit/>
          <w:trHeight w:val="603"/>
          <w:tblHeader/>
        </w:trPr>
        <w:tc>
          <w:tcPr>
            <w:tcW w:w="9350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27B6B201" w14:textId="5091C38E" w:rsidR="008D5752" w:rsidRDefault="008D5752" w:rsidP="00DD4AA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932809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8</w:t>
            </w:r>
            <w:r w:rsidRPr="00932809">
              <w:rPr>
                <w:rFonts w:ascii="Arial" w:hAnsi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AC3692">
              <w:rPr>
                <w:rFonts w:ascii="Arial" w:hAnsi="Arial" w:cs="Arial"/>
                <w:b/>
              </w:rPr>
              <w:t xml:space="preserve">Acceptance </w:t>
            </w:r>
            <w:r w:rsidRPr="00A96123">
              <w:rPr>
                <w:rFonts w:ascii="Arial" w:hAnsi="Arial"/>
                <w:b/>
              </w:rPr>
              <w:t xml:space="preserve">Test Plan Case </w:t>
            </w:r>
            <w:r>
              <w:rPr>
                <w:rFonts w:ascii="Arial" w:hAnsi="Arial"/>
                <w:b/>
              </w:rPr>
              <w:t>6</w:t>
            </w:r>
          </w:p>
        </w:tc>
      </w:tr>
      <w:tr w:rsidR="00CE2819" w14:paraId="4908D676" w14:textId="77777777" w:rsidTr="00DD4AAC">
        <w:trPr>
          <w:gridAfter w:val="1"/>
          <w:wAfter w:w="10" w:type="dxa"/>
          <w:cantSplit/>
          <w:trHeight w:val="890"/>
          <w:tblHeader/>
        </w:trPr>
        <w:tc>
          <w:tcPr>
            <w:tcW w:w="4590" w:type="dxa"/>
            <w:gridSpan w:val="2"/>
            <w:vAlign w:val="center"/>
          </w:tcPr>
          <w:p w14:paraId="150D4D6A" w14:textId="42705DD9" w:rsidR="00CE2819" w:rsidRPr="007D0AAC" w:rsidRDefault="00CE2819" w:rsidP="00DD4AAC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Acceptance Testing </w:t>
            </w:r>
          </w:p>
          <w:p w14:paraId="2F7B21C2" w14:textId="3A5F9A39" w:rsidR="00CE2819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6</w:t>
            </w:r>
          </w:p>
        </w:tc>
        <w:tc>
          <w:tcPr>
            <w:tcW w:w="4760" w:type="dxa"/>
            <w:gridSpan w:val="2"/>
            <w:vAlign w:val="center"/>
          </w:tcPr>
          <w:p w14:paraId="3D46326A" w14:textId="00AC57D3" w:rsidR="00CE2819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CE2819" w14:paraId="58E4DE08" w14:textId="77777777" w:rsidTr="00DD4AAC">
        <w:trPr>
          <w:gridAfter w:val="1"/>
          <w:wAfter w:w="10" w:type="dxa"/>
          <w:cantSplit/>
          <w:trHeight w:val="890"/>
          <w:tblHeader/>
        </w:trPr>
        <w:tc>
          <w:tcPr>
            <w:tcW w:w="4590" w:type="dxa"/>
            <w:gridSpan w:val="2"/>
            <w:vAlign w:val="center"/>
          </w:tcPr>
          <w:p w14:paraId="6EB1E855" w14:textId="77777777" w:rsidR="00CE2819" w:rsidRPr="004A568C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431690D3" w14:textId="77777777" w:rsidR="00CE2819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  <w:tc>
          <w:tcPr>
            <w:tcW w:w="4760" w:type="dxa"/>
            <w:gridSpan w:val="2"/>
            <w:vAlign w:val="center"/>
          </w:tcPr>
          <w:p w14:paraId="53BEC6FE" w14:textId="3A2AE4F0" w:rsidR="00CE2819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CE2819" w14:paraId="74465DA6" w14:textId="77777777" w:rsidTr="00DD4AAC">
        <w:trPr>
          <w:gridAfter w:val="1"/>
          <w:wAfter w:w="10" w:type="dxa"/>
          <w:cantSplit/>
          <w:trHeight w:val="440"/>
          <w:tblHeader/>
        </w:trPr>
        <w:tc>
          <w:tcPr>
            <w:tcW w:w="9350" w:type="dxa"/>
            <w:gridSpan w:val="4"/>
            <w:vAlign w:val="center"/>
          </w:tcPr>
          <w:p w14:paraId="5E51696D" w14:textId="552A324B" w:rsidR="00CE2819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</w:p>
        </w:tc>
      </w:tr>
      <w:tr w:rsidR="00CE2819" w:rsidRPr="00572F5F" w14:paraId="6A63DDA3" w14:textId="77777777" w:rsidTr="00DD4AAC">
        <w:trPr>
          <w:cantSplit/>
          <w:trHeight w:val="530"/>
          <w:tblHeader/>
        </w:trPr>
        <w:tc>
          <w:tcPr>
            <w:tcW w:w="152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2609200" w14:textId="77777777" w:rsidR="00CE2819" w:rsidRPr="00572F5F" w:rsidRDefault="00CE2819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324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DCDA99F" w14:textId="77777777" w:rsidR="00CE2819" w:rsidRPr="00572F5F" w:rsidRDefault="00CE2819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512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65F10544" w14:textId="77777777" w:rsidR="00CE2819" w:rsidRPr="00572F5F" w:rsidRDefault="00CE2819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tr w:rsidR="00CE2819" w14:paraId="68D9BE7F" w14:textId="77777777" w:rsidTr="00DD4AAC">
        <w:trPr>
          <w:gridAfter w:val="1"/>
          <w:wAfter w:w="10" w:type="dxa"/>
          <w:trHeight w:val="890"/>
        </w:trPr>
        <w:tc>
          <w:tcPr>
            <w:tcW w:w="1529" w:type="dxa"/>
            <w:vMerge w:val="restart"/>
            <w:vAlign w:val="center"/>
          </w:tcPr>
          <w:p w14:paraId="0EE07A97" w14:textId="77777777" w:rsidR="00CE2819" w:rsidRDefault="00CE2819" w:rsidP="00CE281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CACIE-runner.py-TC</w:t>
            </w:r>
            <w:r w:rsidRPr="00F75E9F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</w:t>
            </w:r>
          </w:p>
          <w:p w14:paraId="2D95011A" w14:textId="69FFCE6B" w:rsidR="00CE2819" w:rsidRDefault="00CE2819" w:rsidP="00CE281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821" w:type="dxa"/>
            <w:gridSpan w:val="3"/>
            <w:vAlign w:val="center"/>
          </w:tcPr>
          <w:p w14:paraId="75AF804B" w14:textId="037F9745" w:rsidR="00CE2819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Navigate to [Testing Directory]\ca-surf-test\</w:t>
            </w:r>
          </w:p>
        </w:tc>
      </w:tr>
      <w:tr w:rsidR="00CE2819" w14:paraId="4F8F8A40" w14:textId="77777777" w:rsidTr="00DD4AAC">
        <w:trPr>
          <w:gridAfter w:val="1"/>
          <w:wAfter w:w="10" w:type="dxa"/>
          <w:trHeight w:val="1367"/>
        </w:trPr>
        <w:tc>
          <w:tcPr>
            <w:tcW w:w="1529" w:type="dxa"/>
            <w:vMerge/>
            <w:vAlign w:val="center"/>
          </w:tcPr>
          <w:p w14:paraId="285102B0" w14:textId="68AB4E1C" w:rsidR="00CE2819" w:rsidRDefault="00CE2819" w:rsidP="00CE281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821" w:type="dxa"/>
            <w:gridSpan w:val="3"/>
            <w:vAlign w:val="center"/>
          </w:tcPr>
          <w:p w14:paraId="617EF872" w14:textId="77777777" w:rsidR="00CE2819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Run the tool runner in “virtual mode” by invoking runner_run_ATC-6.[</w:t>
            </w:r>
            <w:proofErr w:type="spellStart"/>
            <w:r>
              <w:rPr>
                <w:rFonts w:ascii="Arial" w:hAnsi="Arial"/>
              </w:rPr>
              <w:t>sh</w:t>
            </w:r>
            <w:proofErr w:type="spellEnd"/>
            <w:r>
              <w:rPr>
                <w:rFonts w:ascii="Arial" w:hAnsi="Arial"/>
              </w:rPr>
              <w:t>][bat]:</w:t>
            </w:r>
          </w:p>
          <w:p w14:paraId="5F0E1171" w14:textId="77777777" w:rsidR="00CE2819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39C008B3" w14:textId="77777777" w:rsidR="00CE2819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Enter the following command:</w:t>
            </w:r>
          </w:p>
          <w:p w14:paraId="3B8DF227" w14:textId="171A7D0B" w:rsidR="00CE2819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./runner_run_ATC-6.[</w:t>
            </w:r>
            <w:proofErr w:type="spellStart"/>
            <w:r>
              <w:rPr>
                <w:rFonts w:ascii="Arial" w:hAnsi="Arial"/>
              </w:rPr>
              <w:t>sh</w:t>
            </w:r>
            <w:proofErr w:type="spellEnd"/>
            <w:r>
              <w:rPr>
                <w:rFonts w:ascii="Arial" w:hAnsi="Arial"/>
              </w:rPr>
              <w:t>][bat]</w:t>
            </w:r>
          </w:p>
        </w:tc>
      </w:tr>
      <w:tr w:rsidR="00CE2819" w14:paraId="075980CD" w14:textId="77777777" w:rsidTr="00DD4AAC">
        <w:trPr>
          <w:gridAfter w:val="1"/>
          <w:wAfter w:w="10" w:type="dxa"/>
          <w:trHeight w:val="2177"/>
        </w:trPr>
        <w:tc>
          <w:tcPr>
            <w:tcW w:w="1529" w:type="dxa"/>
            <w:vMerge/>
            <w:vAlign w:val="center"/>
          </w:tcPr>
          <w:p w14:paraId="6AB017E0" w14:textId="78A8708C" w:rsidR="00CE2819" w:rsidRDefault="00CE2819" w:rsidP="00CE281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322" w:type="dxa"/>
            <w:gridSpan w:val="2"/>
            <w:vAlign w:val="center"/>
          </w:tcPr>
          <w:p w14:paraId="0090EA09" w14:textId="6552F40E" w:rsidR="00CE2819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 \runner_ATC-6_logfile.txt documents that the tool was run in virtual mode by checking that the output contains a line with the phrase:</w:t>
            </w:r>
            <w:r>
              <w:rPr>
                <w:rFonts w:ascii="Arial" w:hAnsi="Arial"/>
              </w:rPr>
              <w:br/>
            </w:r>
            <w:r>
              <w:rPr>
                <w:rFonts w:ascii="Arial" w:hAnsi="Arial"/>
              </w:rPr>
              <w:br/>
              <w:t>Virtual Mode: Command … not executed</w:t>
            </w:r>
            <w:r>
              <w:rPr>
                <w:rFonts w:ascii="Arial" w:hAnsi="Arial"/>
              </w:rPr>
              <w:br/>
            </w:r>
            <w:r>
              <w:rPr>
                <w:rFonts w:ascii="Arial" w:hAnsi="Arial"/>
              </w:rPr>
              <w:br/>
              <w:t>where … is additional text</w:t>
            </w:r>
          </w:p>
        </w:tc>
        <w:tc>
          <w:tcPr>
            <w:tcW w:w="1499" w:type="dxa"/>
            <w:vAlign w:val="center"/>
          </w:tcPr>
          <w:p w14:paraId="526EFFD5" w14:textId="77777777" w:rsidR="00CE2819" w:rsidRDefault="00CE2819" w:rsidP="00CE281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CE2819" w14:paraId="5FB369EA" w14:textId="77777777" w:rsidTr="00DD4AAC">
        <w:trPr>
          <w:gridAfter w:val="1"/>
          <w:wAfter w:w="10" w:type="dxa"/>
          <w:trHeight w:val="980"/>
        </w:trPr>
        <w:tc>
          <w:tcPr>
            <w:tcW w:w="1529" w:type="dxa"/>
            <w:vMerge/>
            <w:vAlign w:val="center"/>
          </w:tcPr>
          <w:p w14:paraId="654955F4" w14:textId="2267B634" w:rsidR="00CE2819" w:rsidRDefault="00CE2819" w:rsidP="00CE281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322" w:type="dxa"/>
            <w:gridSpan w:val="2"/>
            <w:vAlign w:val="center"/>
          </w:tcPr>
          <w:p w14:paraId="49734C87" w14:textId="159EDC01" w:rsidR="00CE2819" w:rsidRPr="006D329A" w:rsidRDefault="00CE2819" w:rsidP="00CE2819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]\runner_ATC-6_logfile.txt has a hash string next to the tool name</w:t>
            </w:r>
          </w:p>
        </w:tc>
        <w:tc>
          <w:tcPr>
            <w:tcW w:w="1499" w:type="dxa"/>
            <w:vAlign w:val="center"/>
          </w:tcPr>
          <w:p w14:paraId="674BBD8B" w14:textId="77777777" w:rsidR="00CE2819" w:rsidRDefault="00CE2819" w:rsidP="00CE281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</w:tbl>
    <w:p w14:paraId="411782FD" w14:textId="63905D85" w:rsidR="00842FFD" w:rsidRDefault="00842FFD" w:rsidP="00213C7E">
      <w:pPr>
        <w:pStyle w:val="H1bodytext"/>
        <w:spacing w:after="120"/>
        <w:rPr>
          <w:rFonts w:ascii="Arial" w:hAnsi="Arial"/>
        </w:rPr>
      </w:pPr>
    </w:p>
    <w:p w14:paraId="10E2AB3E" w14:textId="77777777" w:rsidR="00213C7E" w:rsidRDefault="00213C7E" w:rsidP="005251D6">
      <w:pPr>
        <w:pStyle w:val="H1bodytext"/>
        <w:rPr>
          <w:rFonts w:ascii="Arial" w:hAnsi="Arial"/>
        </w:rPr>
      </w:pPr>
      <w:r>
        <w:rPr>
          <w:rFonts w:ascii="Arial" w:hAnsi="Arial"/>
        </w:rPr>
        <w:t>See appendix for the corresponding acceptance test case test logs as noted in the test case descriptions.</w:t>
      </w:r>
    </w:p>
    <w:p w14:paraId="5894D591" w14:textId="2357BBEE" w:rsidR="00E62A15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E9368E">
        <w:rPr>
          <w:rFonts w:ascii="Arial" w:hAnsi="Arial"/>
          <w:b/>
        </w:rPr>
        <w:t>Acceptance Test Report</w:t>
      </w:r>
    </w:p>
    <w:p w14:paraId="3B149BDA" w14:textId="7BA12E96" w:rsidR="00A96C36" w:rsidRPr="00913CA0" w:rsidRDefault="00A34FF8" w:rsidP="004353E4">
      <w:pPr>
        <w:pStyle w:val="H1bodytext"/>
        <w:numPr>
          <w:ilvl w:val="0"/>
          <w:numId w:val="12"/>
        </w:numPr>
        <w:spacing w:after="120"/>
        <w:rPr>
          <w:rFonts w:ascii="Arial" w:hAnsi="Arial"/>
          <w:b/>
          <w:bCs/>
        </w:rPr>
      </w:pPr>
      <w:r w:rsidRPr="00913CA0">
        <w:rPr>
          <w:rFonts w:ascii="Arial" w:hAnsi="Arial"/>
          <w:b/>
          <w:bCs/>
        </w:rPr>
        <w:t>V1.1</w:t>
      </w:r>
    </w:p>
    <w:p w14:paraId="53D4664E" w14:textId="09FD4FBD" w:rsidR="00A96C36" w:rsidRPr="004353E4" w:rsidRDefault="00A96C36" w:rsidP="00A96C36">
      <w:pPr>
        <w:pStyle w:val="H1bodytext"/>
        <w:spacing w:after="120"/>
        <w:rPr>
          <w:rFonts w:ascii="Arial" w:hAnsi="Arial"/>
        </w:rPr>
      </w:pPr>
      <w:r w:rsidRPr="004353E4">
        <w:rPr>
          <w:rFonts w:ascii="Arial" w:hAnsi="Arial"/>
        </w:rPr>
        <w:t xml:space="preserve">Acceptance testing of the Tool Runner was performed by </w:t>
      </w:r>
      <w:r w:rsidR="001149C5" w:rsidRPr="004353E4">
        <w:rPr>
          <w:rFonts w:ascii="Arial" w:hAnsi="Arial"/>
        </w:rPr>
        <w:t>Christian Hall</w:t>
      </w:r>
      <w:r w:rsidRPr="004353E4">
        <w:rPr>
          <w:rFonts w:ascii="Arial" w:hAnsi="Arial"/>
        </w:rPr>
        <w:t xml:space="preserve"> on 2/5/2020 and 2/6/2020 and in accordance with the test plan documented in Section 6. The acceptance testing was performed in the following directories:</w:t>
      </w:r>
    </w:p>
    <w:p w14:paraId="166591BC" w14:textId="77777777" w:rsidR="00A96C36" w:rsidRPr="004353E4" w:rsidRDefault="00A96C36" w:rsidP="00A96C36">
      <w:pPr>
        <w:pStyle w:val="H1bodytext"/>
        <w:spacing w:after="120"/>
        <w:rPr>
          <w:rFonts w:ascii="Arial" w:hAnsi="Arial"/>
        </w:rPr>
      </w:pPr>
      <w:r w:rsidRPr="004353E4">
        <w:rPr>
          <w:rFonts w:ascii="Arial" w:hAnsi="Arial"/>
        </w:rPr>
        <w:t>\\olive\backups\CAVE\sara-sandbox\ToolsTesting\</w:t>
      </w:r>
      <w:r w:rsidRPr="004353E4">
        <w:t xml:space="preserve"> </w:t>
      </w:r>
      <w:proofErr w:type="spellStart"/>
      <w:r w:rsidRPr="004353E4">
        <w:rPr>
          <w:rFonts w:ascii="Arial" w:hAnsi="Arial"/>
        </w:rPr>
        <w:t>runner_atc_testing_model_linux</w:t>
      </w:r>
      <w:proofErr w:type="spellEnd"/>
    </w:p>
    <w:p w14:paraId="51949324" w14:textId="77777777" w:rsidR="00A96C36" w:rsidRPr="004353E4" w:rsidRDefault="00A96C36" w:rsidP="00A96C36">
      <w:pPr>
        <w:pStyle w:val="H1bodytext"/>
        <w:spacing w:after="120"/>
        <w:rPr>
          <w:rFonts w:ascii="Arial" w:hAnsi="Arial"/>
        </w:rPr>
      </w:pPr>
      <w:r w:rsidRPr="004353E4">
        <w:rPr>
          <w:rFonts w:ascii="Arial" w:hAnsi="Arial"/>
        </w:rPr>
        <w:t>\\olive\backups\CAVE\sara-sandbox\ToolsTesting\</w:t>
      </w:r>
      <w:r w:rsidRPr="004353E4">
        <w:t xml:space="preserve"> </w:t>
      </w:r>
      <w:proofErr w:type="spellStart"/>
      <w:r w:rsidRPr="004353E4">
        <w:rPr>
          <w:rFonts w:ascii="Arial" w:hAnsi="Arial"/>
        </w:rPr>
        <w:t>runner_atc_testing_model_windows</w:t>
      </w:r>
      <w:proofErr w:type="spellEnd"/>
    </w:p>
    <w:p w14:paraId="4BDDAE9C" w14:textId="77777777" w:rsidR="00A96C36" w:rsidRPr="004353E4" w:rsidRDefault="00A96C36" w:rsidP="00A96C36">
      <w:pPr>
        <w:pStyle w:val="H1bodytext"/>
        <w:spacing w:after="120"/>
        <w:rPr>
          <w:rFonts w:ascii="Arial" w:hAnsi="Arial"/>
        </w:rPr>
      </w:pPr>
      <w:r w:rsidRPr="004353E4">
        <w:rPr>
          <w:rFonts w:ascii="Arial" w:hAnsi="Arial"/>
        </w:rPr>
        <w:t>The test repository was located in the following directory:</w:t>
      </w:r>
    </w:p>
    <w:p w14:paraId="12806B0B" w14:textId="77777777" w:rsidR="00A96C36" w:rsidRDefault="00A96C36" w:rsidP="00A96C36">
      <w:pPr>
        <w:pStyle w:val="H1bodytext"/>
        <w:spacing w:after="120"/>
        <w:rPr>
          <w:rFonts w:ascii="Arial" w:hAnsi="Arial"/>
        </w:rPr>
      </w:pPr>
      <w:r w:rsidRPr="004353E4">
        <w:rPr>
          <w:rFonts w:ascii="Arial" w:hAnsi="Arial"/>
        </w:rPr>
        <w:t>\\olive\backups\CAVE\sara-sandbox\ToolsTesting\TEST_CACIE</w:t>
      </w:r>
    </w:p>
    <w:p w14:paraId="3E6668B6" w14:textId="427F0928" w:rsidR="00A96C36" w:rsidRDefault="00A96C36" w:rsidP="001149C5">
      <w:pPr>
        <w:pStyle w:val="H1bodytext"/>
        <w:spacing w:after="120"/>
        <w:rPr>
          <w:rFonts w:ascii="Arial" w:hAnsi="Arial"/>
        </w:rPr>
      </w:pPr>
      <w:r>
        <w:rPr>
          <w:rFonts w:ascii="Arial" w:hAnsi="Arial"/>
        </w:rPr>
        <w:t xml:space="preserve">The Tool Runner met the functional requirements as documented in Section 2. Verification of the tool’s functionality is </w:t>
      </w:r>
      <w:r w:rsidRPr="00913CA0">
        <w:rPr>
          <w:rFonts w:ascii="Arial" w:hAnsi="Arial"/>
        </w:rPr>
        <w:t>documented in Table A-</w:t>
      </w:r>
      <w:r w:rsidR="00654439" w:rsidRPr="00913CA0">
        <w:rPr>
          <w:rFonts w:ascii="Arial" w:hAnsi="Arial"/>
        </w:rPr>
        <w:t>1</w:t>
      </w:r>
      <w:r w:rsidR="004649C8" w:rsidRPr="00913CA0">
        <w:rPr>
          <w:rFonts w:ascii="Arial" w:hAnsi="Arial"/>
        </w:rPr>
        <w:t xml:space="preserve"> through 13</w:t>
      </w:r>
      <w:r w:rsidRPr="00913CA0">
        <w:rPr>
          <w:rFonts w:ascii="Arial" w:hAnsi="Arial"/>
        </w:rPr>
        <w:t xml:space="preserve"> and</w:t>
      </w:r>
      <w:r>
        <w:rPr>
          <w:rFonts w:ascii="Arial" w:hAnsi="Arial"/>
        </w:rPr>
        <w:t xml:space="preserve"> the test logs </w:t>
      </w:r>
      <w:r w:rsidR="00913CA0">
        <w:rPr>
          <w:rFonts w:ascii="Arial" w:hAnsi="Arial"/>
        </w:rPr>
        <w:t>in Appendix A</w:t>
      </w:r>
      <w:r w:rsidR="001149C5">
        <w:rPr>
          <w:rFonts w:ascii="Arial" w:hAnsi="Arial"/>
        </w:rPr>
        <w:t>.</w:t>
      </w:r>
    </w:p>
    <w:p w14:paraId="4EA134AC" w14:textId="77777777" w:rsidR="00963AA7" w:rsidRPr="004353E4" w:rsidRDefault="00963AA7">
      <w:pPr>
        <w:pStyle w:val="H1bodytext"/>
        <w:spacing w:after="120"/>
        <w:rPr>
          <w:rFonts w:ascii="Arial" w:hAnsi="Arial"/>
        </w:rPr>
      </w:pPr>
    </w:p>
    <w:p w14:paraId="73234AD8" w14:textId="77777777" w:rsidR="00E62A15" w:rsidRPr="00E9368E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E9368E">
        <w:rPr>
          <w:rFonts w:ascii="Arial" w:hAnsi="Arial"/>
          <w:b/>
        </w:rPr>
        <w:t>User Guide</w:t>
      </w:r>
    </w:p>
    <w:p w14:paraId="0A65A1EB" w14:textId="0FB65637" w:rsidR="004E7DD7" w:rsidRDefault="004E7DD7" w:rsidP="005251D6">
      <w:pPr>
        <w:pStyle w:val="H1bodytext"/>
        <w:rPr>
          <w:rFonts w:ascii="Arial" w:hAnsi="Arial"/>
        </w:rPr>
      </w:pPr>
      <w:bookmarkStart w:id="25" w:name="_Hlk25236402"/>
      <w:r w:rsidRPr="004E7DD7">
        <w:rPr>
          <w:rFonts w:ascii="Arial" w:hAnsi="Arial"/>
        </w:rPr>
        <w:t>The</w:t>
      </w:r>
      <w:r>
        <w:rPr>
          <w:rFonts w:ascii="Arial" w:hAnsi="Arial"/>
        </w:rPr>
        <w:t xml:space="preserve"> Tool Runner will be invoked </w:t>
      </w:r>
      <w:r w:rsidR="00F56CB5">
        <w:rPr>
          <w:rFonts w:ascii="Arial" w:hAnsi="Arial"/>
        </w:rPr>
        <w:t xml:space="preserve">from the command line </w:t>
      </w:r>
      <w:r>
        <w:rPr>
          <w:rFonts w:ascii="Arial" w:hAnsi="Arial"/>
        </w:rPr>
        <w:t xml:space="preserve">using a customized shell script for each invoked tool. The shell script will include the arguments for the Tool Runner as specified in Section </w:t>
      </w:r>
      <w:r w:rsidR="00BE1095">
        <w:rPr>
          <w:rFonts w:ascii="Arial" w:hAnsi="Arial"/>
        </w:rPr>
        <w:t xml:space="preserve">4 </w:t>
      </w:r>
      <w:r>
        <w:rPr>
          <w:rFonts w:ascii="Arial" w:hAnsi="Arial"/>
        </w:rPr>
        <w:t>(Software Design) and the arguments for the invoked tool.</w:t>
      </w:r>
      <w:r w:rsidR="00F56CB5">
        <w:rPr>
          <w:rFonts w:ascii="Arial" w:hAnsi="Arial"/>
        </w:rPr>
        <w:t xml:space="preserve"> </w:t>
      </w:r>
    </w:p>
    <w:p w14:paraId="25BAE097" w14:textId="39171446" w:rsidR="006B1E25" w:rsidRDefault="00D321DD" w:rsidP="00D321DD">
      <w:pPr>
        <w:pStyle w:val="H1bodytext"/>
        <w:rPr>
          <w:rFonts w:ascii="Arial" w:hAnsi="Arial"/>
        </w:rPr>
      </w:pPr>
      <w:r>
        <w:rPr>
          <w:rFonts w:ascii="Arial" w:hAnsi="Arial"/>
        </w:rPr>
        <w:t xml:space="preserve">Use of the Tool Runner on a Windows platform requires a system path variable corresponding to the directory path for the git.exe file. Additionally, the Tool Runner must be executed from a mapped drive location on the user’s machine when used on a Windows platform. </w:t>
      </w:r>
      <w:bookmarkEnd w:id="25"/>
    </w:p>
    <w:p w14:paraId="313C24CD" w14:textId="77777777" w:rsidR="00AE5EBE" w:rsidRPr="00E9368E" w:rsidRDefault="00AE5EBE" w:rsidP="00AE5EBE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bookmarkStart w:id="26" w:name="_Hlk42588355"/>
      <w:r>
        <w:rPr>
          <w:rFonts w:ascii="Arial" w:hAnsi="Arial"/>
          <w:b/>
        </w:rPr>
        <w:t>Tool Versions</w:t>
      </w:r>
    </w:p>
    <w:p w14:paraId="6B5CA017" w14:textId="77777777" w:rsidR="00AE5EBE" w:rsidRPr="00151D2A" w:rsidRDefault="00AE5EBE" w:rsidP="00AE5EBE">
      <w:pPr>
        <w:pStyle w:val="H1bodytext"/>
        <w:rPr>
          <w:rFonts w:ascii="Arial" w:hAnsi="Arial"/>
        </w:rPr>
      </w:pPr>
      <w:r w:rsidRPr="00151D2A">
        <w:rPr>
          <w:rFonts w:ascii="Arial" w:hAnsi="Arial"/>
        </w:rPr>
        <w:t xml:space="preserve">This section details changes incorporated into each version of the </w:t>
      </w:r>
      <w:r>
        <w:rPr>
          <w:rFonts w:ascii="Arial" w:hAnsi="Arial"/>
        </w:rPr>
        <w:t>Tool Runner</w:t>
      </w:r>
      <w:r w:rsidRPr="00151D2A">
        <w:rPr>
          <w:rFonts w:ascii="Arial" w:hAnsi="Arial"/>
        </w:rPr>
        <w:t xml:space="preserve"> tool.</w:t>
      </w:r>
    </w:p>
    <w:p w14:paraId="5B768778" w14:textId="77777777" w:rsidR="00AE5EBE" w:rsidRDefault="00AE5EBE" w:rsidP="00AE5EBE">
      <w:pPr>
        <w:pStyle w:val="H1bodytext"/>
        <w:rPr>
          <w:rFonts w:ascii="Arial" w:hAnsi="Arial"/>
        </w:rPr>
      </w:pPr>
      <w:r w:rsidRPr="00151D2A">
        <w:rPr>
          <w:rFonts w:ascii="Arial" w:hAnsi="Arial"/>
        </w:rPr>
        <w:t>•</w:t>
      </w:r>
      <w:r w:rsidRPr="00151D2A">
        <w:rPr>
          <w:rFonts w:ascii="Arial" w:hAnsi="Arial"/>
        </w:rPr>
        <w:tab/>
        <w:t>1.0 – Tool was developed.</w:t>
      </w:r>
    </w:p>
    <w:bookmarkEnd w:id="26"/>
    <w:p w14:paraId="6D37DCD5" w14:textId="35B0F25A" w:rsidR="00AE5EBE" w:rsidRDefault="00AE5EBE" w:rsidP="00AE5EBE">
      <w:pPr>
        <w:pStyle w:val="H1bodytext"/>
        <w:rPr>
          <w:rFonts w:ascii="Arial" w:hAnsi="Arial"/>
        </w:rPr>
      </w:pPr>
      <w:r w:rsidRPr="00151D2A">
        <w:rPr>
          <w:rFonts w:ascii="Arial" w:hAnsi="Arial"/>
        </w:rPr>
        <w:lastRenderedPageBreak/>
        <w:t>•</w:t>
      </w:r>
      <w:r w:rsidRPr="00151D2A">
        <w:rPr>
          <w:rFonts w:ascii="Arial" w:hAnsi="Arial"/>
        </w:rPr>
        <w:tab/>
        <w:t>1.</w:t>
      </w:r>
      <w:r>
        <w:rPr>
          <w:rFonts w:ascii="Arial" w:hAnsi="Arial"/>
        </w:rPr>
        <w:t>1</w:t>
      </w:r>
      <w:r w:rsidRPr="00151D2A">
        <w:rPr>
          <w:rFonts w:ascii="Arial" w:hAnsi="Arial"/>
        </w:rPr>
        <w:t xml:space="preserve"> – Tool was </w:t>
      </w:r>
      <w:r>
        <w:rPr>
          <w:rFonts w:ascii="Arial" w:hAnsi="Arial"/>
        </w:rPr>
        <w:t xml:space="preserve">updated to include a “virtual mode” and a “manual mode” </w:t>
      </w:r>
      <w:r w:rsidR="00E64DC0">
        <w:rPr>
          <w:rFonts w:ascii="Arial" w:hAnsi="Arial"/>
        </w:rPr>
        <w:t>and</w:t>
      </w:r>
      <w:r>
        <w:rPr>
          <w:rFonts w:ascii="Arial" w:hAnsi="Arial"/>
        </w:rPr>
        <w:t xml:space="preserve"> </w:t>
      </w:r>
      <w:r w:rsidR="00E64DC0">
        <w:rPr>
          <w:rFonts w:ascii="Arial" w:hAnsi="Arial"/>
        </w:rPr>
        <w:t xml:space="preserve">to </w:t>
      </w:r>
      <w:r>
        <w:rPr>
          <w:rFonts w:ascii="Arial" w:hAnsi="Arial"/>
        </w:rPr>
        <w:t xml:space="preserve">document the file-specific </w:t>
      </w:r>
      <w:proofErr w:type="spellStart"/>
      <w:r w:rsidR="00E64DC0">
        <w:rPr>
          <w:rFonts w:ascii="Arial" w:hAnsi="Arial"/>
        </w:rPr>
        <w:t>git</w:t>
      </w:r>
      <w:proofErr w:type="spellEnd"/>
      <w:r w:rsidR="00E64DC0">
        <w:rPr>
          <w:rFonts w:ascii="Arial" w:hAnsi="Arial"/>
        </w:rPr>
        <w:t xml:space="preserve"> </w:t>
      </w:r>
      <w:r>
        <w:rPr>
          <w:rFonts w:ascii="Arial" w:hAnsi="Arial"/>
        </w:rPr>
        <w:t>hash of the tool being invoked</w:t>
      </w:r>
      <w:r w:rsidR="00E64DC0">
        <w:rPr>
          <w:rFonts w:ascii="Arial" w:hAnsi="Arial"/>
        </w:rPr>
        <w:t xml:space="preserve"> in the log file</w:t>
      </w:r>
      <w:r w:rsidRPr="00151D2A">
        <w:rPr>
          <w:rFonts w:ascii="Arial" w:hAnsi="Arial"/>
        </w:rPr>
        <w:t>.</w:t>
      </w:r>
    </w:p>
    <w:p w14:paraId="457193B3" w14:textId="77777777" w:rsidR="00AE5EBE" w:rsidRDefault="00AE5EBE" w:rsidP="00D321DD">
      <w:pPr>
        <w:pStyle w:val="H1bodytext"/>
      </w:pPr>
    </w:p>
    <w:p w14:paraId="5F7E1AFB" w14:textId="77777777" w:rsidR="00704928" w:rsidRDefault="00704928">
      <w:pPr>
        <w:spacing w:after="160" w:line="259" w:lineRule="auto"/>
        <w:rPr>
          <w:rFonts w:ascii="Arial" w:hAnsi="Arial" w:cs="Arial"/>
          <w:b/>
          <w:bCs/>
          <w:sz w:val="22"/>
          <w:szCs w:val="20"/>
        </w:rPr>
      </w:pPr>
      <w:r>
        <w:rPr>
          <w:rFonts w:ascii="Arial" w:hAnsi="Arial" w:cs="Arial"/>
          <w:b/>
          <w:bCs/>
        </w:rPr>
        <w:br w:type="page"/>
      </w:r>
    </w:p>
    <w:p w14:paraId="330973C9" w14:textId="77777777" w:rsidR="003B1181" w:rsidRDefault="003B1181" w:rsidP="006B1E25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</w:p>
    <w:p w14:paraId="3D021DDB" w14:textId="246488B0" w:rsidR="006B1E25" w:rsidRDefault="006B1E25" w:rsidP="00E727CF">
      <w:pPr>
        <w:pStyle w:val="H1bodytext"/>
        <w:spacing w:before="3000"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Appendix </w:t>
      </w:r>
      <w:proofErr w:type="gramStart"/>
      <w:r>
        <w:rPr>
          <w:rFonts w:ascii="Arial" w:hAnsi="Arial" w:cs="Arial"/>
          <w:b/>
          <w:bCs/>
        </w:rPr>
        <w:t>A</w:t>
      </w:r>
      <w:proofErr w:type="gramEnd"/>
      <w:r>
        <w:rPr>
          <w:rFonts w:ascii="Arial" w:hAnsi="Arial" w:cs="Arial"/>
          <w:b/>
          <w:bCs/>
        </w:rPr>
        <w:br/>
        <w:t>Acceptance Testing Logs</w:t>
      </w:r>
      <w:r>
        <w:rPr>
          <w:rFonts w:ascii="Arial" w:hAnsi="Arial" w:cs="Arial"/>
          <w:b/>
          <w:bCs/>
        </w:rPr>
        <w:br/>
      </w:r>
    </w:p>
    <w:p w14:paraId="39861706" w14:textId="77777777" w:rsidR="000E3ED1" w:rsidRDefault="000E3ED1">
      <w:pPr>
        <w:pStyle w:val="H1bodytext"/>
        <w:spacing w:after="0"/>
        <w:ind w:left="0"/>
        <w:jc w:val="center"/>
        <w:rPr>
          <w:rFonts w:ascii="Arial" w:hAnsi="Arial"/>
          <w:b/>
        </w:rPr>
        <w:sectPr w:rsidR="000E3ED1" w:rsidSect="001B1AEA">
          <w:headerReference w:type="default" r:id="rId8"/>
          <w:footerReference w:type="default" r:id="rId9"/>
          <w:headerReference w:type="first" r:id="rId10"/>
          <w:pgSz w:w="12240" w:h="15840" w:code="1"/>
          <w:pgMar w:top="1080" w:right="1080" w:bottom="720" w:left="1080" w:header="720" w:footer="720" w:gutter="0"/>
          <w:cols w:space="720"/>
          <w:titlePg/>
          <w:docGrid w:linePitch="360"/>
        </w:sectPr>
      </w:pPr>
    </w:p>
    <w:p w14:paraId="3B977BD7" w14:textId="77777777" w:rsidR="003855CB" w:rsidRPr="003855CB" w:rsidRDefault="003855CB" w:rsidP="003855CB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bookmarkStart w:id="27" w:name="_Hlk41908673"/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bookmarkEnd w:id="27"/>
    <w:p w14:paraId="573B5A97" w14:textId="026B6E06" w:rsidR="007A6542" w:rsidRDefault="00564A0E">
      <w:r w:rsidRPr="00564A0E">
        <w:rPr>
          <w:noProof/>
        </w:rPr>
        <w:drawing>
          <wp:inline distT="0" distB="0" distL="0" distR="0" wp14:anchorId="7A458F3D" wp14:editId="07C9370B">
            <wp:extent cx="6400800" cy="1788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90" w:type="dxa"/>
        <w:tblLook w:val="04A0" w:firstRow="1" w:lastRow="0" w:firstColumn="1" w:lastColumn="0" w:noHBand="0" w:noVBand="1"/>
      </w:tblPr>
      <w:tblGrid>
        <w:gridCol w:w="2070"/>
        <w:gridCol w:w="4050"/>
        <w:gridCol w:w="2501"/>
        <w:gridCol w:w="1369"/>
      </w:tblGrid>
      <w:tr w:rsidR="00812F87" w:rsidRPr="009160AF" w14:paraId="5E48409A" w14:textId="77777777" w:rsidTr="00DD4AAC">
        <w:trPr>
          <w:cantSplit/>
          <w:trHeight w:val="360"/>
          <w:tblHeader/>
        </w:trPr>
        <w:tc>
          <w:tcPr>
            <w:tcW w:w="999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E1B0980" w14:textId="14073E2F" w:rsidR="00812F87" w:rsidRPr="00FA072E" w:rsidRDefault="00812F87" w:rsidP="00682EB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28" w:name="_Hlk11237718"/>
            <w:r w:rsidRPr="00FA072E">
              <w:rPr>
                <w:rFonts w:ascii="Arial" w:hAnsi="Arial"/>
                <w:b/>
              </w:rPr>
              <w:t>Table A-</w:t>
            </w:r>
            <w:r w:rsidR="00654439" w:rsidRPr="00FA072E">
              <w:rPr>
                <w:rFonts w:ascii="Arial" w:hAnsi="Arial"/>
                <w:b/>
              </w:rPr>
              <w:t>1</w:t>
            </w:r>
            <w:r w:rsidRPr="00FA072E">
              <w:rPr>
                <w:rFonts w:ascii="Arial" w:hAnsi="Arial"/>
                <w:b/>
              </w:rPr>
              <w:t xml:space="preserve">. </w:t>
            </w:r>
            <w:r w:rsidRPr="00FA072E">
              <w:rPr>
                <w:rFonts w:ascii="Arial" w:hAnsi="Arial" w:cs="Arial"/>
                <w:b/>
              </w:rPr>
              <w:t xml:space="preserve">Tool Runner </w:t>
            </w:r>
            <w:r w:rsidR="00AC3692" w:rsidRPr="00FA072E">
              <w:rPr>
                <w:rFonts w:ascii="Arial" w:hAnsi="Arial" w:cs="Arial"/>
                <w:b/>
              </w:rPr>
              <w:t xml:space="preserve">Installation </w:t>
            </w:r>
            <w:r w:rsidRPr="00FA072E">
              <w:rPr>
                <w:rFonts w:ascii="Arial" w:hAnsi="Arial"/>
                <w:b/>
              </w:rPr>
              <w:t>Test</w:t>
            </w:r>
            <w:r w:rsidR="00A6432A">
              <w:rPr>
                <w:rFonts w:ascii="Arial" w:hAnsi="Arial"/>
                <w:b/>
              </w:rPr>
              <w:t xml:space="preserve"> Plan</w:t>
            </w:r>
            <w:r w:rsidRPr="00FA072E">
              <w:rPr>
                <w:rFonts w:ascii="Arial" w:hAnsi="Arial"/>
                <w:b/>
              </w:rPr>
              <w:t>: Linux Platform</w:t>
            </w:r>
          </w:p>
        </w:tc>
      </w:tr>
      <w:tr w:rsidR="003D30DC" w:rsidRPr="009160AF" w14:paraId="26E6EA18" w14:textId="77777777" w:rsidTr="00DD4AAC">
        <w:trPr>
          <w:cantSplit/>
          <w:trHeight w:val="593"/>
          <w:tblHeader/>
        </w:trPr>
        <w:tc>
          <w:tcPr>
            <w:tcW w:w="612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2DD661E" w14:textId="77777777" w:rsidR="009B34ED" w:rsidRPr="00FA072E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bookmarkStart w:id="29" w:name="_Hlk41908568"/>
            <w:r w:rsidRPr="00FA072E">
              <w:rPr>
                <w:rFonts w:ascii="Arial" w:hAnsi="Arial"/>
                <w:b/>
                <w:sz w:val="20"/>
              </w:rPr>
              <w:t>Tool Runner Installation Testing</w:t>
            </w:r>
          </w:p>
          <w:p w14:paraId="62A37B6A" w14:textId="77777777" w:rsidR="009B34ED" w:rsidRPr="00FA072E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b/>
                <w:sz w:val="20"/>
              </w:rPr>
              <w:t>CACIE-runner.py – IT-1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4C28EA4" w14:textId="12F99F4F" w:rsidR="009B34ED" w:rsidRPr="00FA072E" w:rsidRDefault="009B34ED" w:rsidP="00DD7736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b/>
                <w:sz w:val="20"/>
              </w:rPr>
              <w:t>Date:</w:t>
            </w:r>
            <w:r w:rsidR="003855CB" w:rsidRPr="00FA072E">
              <w:rPr>
                <w:rFonts w:ascii="Arial" w:hAnsi="Arial"/>
                <w:b/>
                <w:sz w:val="20"/>
              </w:rPr>
              <w:t xml:space="preserve"> </w:t>
            </w:r>
            <w:r w:rsidR="0062240F" w:rsidRPr="00FA072E">
              <w:rPr>
                <w:rFonts w:ascii="Arial" w:hAnsi="Arial"/>
                <w:b/>
                <w:sz w:val="20"/>
              </w:rPr>
              <w:t>02/05</w:t>
            </w:r>
            <w:r w:rsidR="003855CB" w:rsidRPr="00FA072E">
              <w:rPr>
                <w:rFonts w:ascii="Arial" w:hAnsi="Arial"/>
                <w:b/>
                <w:sz w:val="20"/>
              </w:rPr>
              <w:t>/</w:t>
            </w:r>
            <w:r w:rsidR="00B10E64" w:rsidRPr="00FA072E">
              <w:rPr>
                <w:rFonts w:ascii="Arial" w:hAnsi="Arial"/>
                <w:b/>
                <w:sz w:val="20"/>
              </w:rPr>
              <w:t>2020</w:t>
            </w:r>
          </w:p>
        </w:tc>
      </w:tr>
      <w:tr w:rsidR="003D30DC" w:rsidRPr="009160AF" w14:paraId="3FD1CB7C" w14:textId="77777777" w:rsidTr="00DD4AAC">
        <w:trPr>
          <w:cantSplit/>
          <w:trHeight w:val="1160"/>
          <w:tblHeader/>
        </w:trPr>
        <w:tc>
          <w:tcPr>
            <w:tcW w:w="612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3AF5D42" w14:textId="77777777" w:rsidR="009B34ED" w:rsidRPr="00FA072E" w:rsidRDefault="009B34ED" w:rsidP="003D30DC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FA072E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79996BD7" w14:textId="3C3CA7CC" w:rsidR="009B34ED" w:rsidRPr="00FA072E" w:rsidRDefault="003855CB" w:rsidP="00DD4AAC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i/>
                <w:iCs/>
              </w:rPr>
              <w:t>olive-srv\samba\backups\CAVE\sara-sandbox\ToolsTesting\runner_atc_testing_model_linux\</w:t>
            </w:r>
            <w:r w:rsidRPr="00FA072E">
              <w:t xml:space="preserve"> </w:t>
            </w:r>
            <w:r w:rsidRPr="00FA072E">
              <w:rPr>
                <w:rFonts w:ascii="Arial" w:hAnsi="Arial"/>
                <w:i/>
                <w:iCs/>
              </w:rPr>
              <w:t>runner_ITC-1_logfile.txt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DCB0029" w14:textId="352D3402" w:rsidR="009B34ED" w:rsidRPr="00FA072E" w:rsidRDefault="009B34ED" w:rsidP="00DD7736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b/>
                <w:sz w:val="20"/>
              </w:rPr>
              <w:t xml:space="preserve">Test Performed By: </w:t>
            </w:r>
            <w:r w:rsidR="0062240F" w:rsidRPr="00FA072E">
              <w:rPr>
                <w:rFonts w:ascii="Arial" w:hAnsi="Arial"/>
                <w:b/>
                <w:sz w:val="20"/>
              </w:rPr>
              <w:t>Christian Hall</w:t>
            </w:r>
          </w:p>
        </w:tc>
      </w:tr>
      <w:tr w:rsidR="009B34ED" w:rsidRPr="009160AF" w14:paraId="10E76D46" w14:textId="77777777" w:rsidTr="00DD4AAC">
        <w:trPr>
          <w:cantSplit/>
          <w:trHeight w:val="710"/>
          <w:tblHeader/>
        </w:trPr>
        <w:tc>
          <w:tcPr>
            <w:tcW w:w="999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E781C6D" w14:textId="4A55B63A" w:rsidR="009B34ED" w:rsidRPr="00FA072E" w:rsidRDefault="009B34ED" w:rsidP="00DD773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FA072E">
              <w:rPr>
                <w:rFonts w:ascii="Arial" w:hAnsi="Arial"/>
                <w:b/>
                <w:sz w:val="20"/>
              </w:rPr>
              <w:t>Testing Directory:</w:t>
            </w:r>
            <w:r w:rsidR="003855CB" w:rsidRPr="00FA072E">
              <w:rPr>
                <w:rFonts w:ascii="Arial" w:hAnsi="Arial"/>
                <w:b/>
                <w:sz w:val="20"/>
              </w:rPr>
              <w:t xml:space="preserve"> </w:t>
            </w:r>
            <w:r w:rsidR="003855CB" w:rsidRPr="00FA072E">
              <w:rPr>
                <w:rFonts w:ascii="Arial" w:hAnsi="Arial"/>
                <w:i/>
                <w:iCs/>
              </w:rPr>
              <w:t>olive-srv\samba\backups\CAVE\sara-sandbox\ToolsTesting\runner_atc_testing_model_linux</w:t>
            </w:r>
          </w:p>
        </w:tc>
      </w:tr>
      <w:tr w:rsidR="00812F87" w:rsidRPr="009160AF" w14:paraId="480A6EFF" w14:textId="77777777" w:rsidTr="00E727CF">
        <w:trPr>
          <w:cantSplit/>
          <w:trHeight w:val="530"/>
          <w:tblHeader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14E32A44" w14:textId="77777777" w:rsidR="00812F87" w:rsidRPr="00FA072E" w:rsidRDefault="00812F87" w:rsidP="00682EB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30" w:name="_Hlk41912124"/>
            <w:bookmarkEnd w:id="29"/>
            <w:r w:rsidRPr="00FA072E">
              <w:rPr>
                <w:rFonts w:ascii="Arial" w:hAnsi="Arial"/>
                <w:b/>
              </w:rPr>
              <w:t>TEST ID</w:t>
            </w:r>
          </w:p>
        </w:tc>
        <w:tc>
          <w:tcPr>
            <w:tcW w:w="6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69D92FC4" w14:textId="77777777" w:rsidR="00812F87" w:rsidRPr="00FA072E" w:rsidRDefault="00812F87" w:rsidP="00682EB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b/>
              </w:rPr>
              <w:t>Test Case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4C0A73D4" w14:textId="77777777" w:rsidR="00812F87" w:rsidRPr="00FA072E" w:rsidRDefault="00812F87" w:rsidP="00682EB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b/>
              </w:rPr>
              <w:t xml:space="preserve">Test Result </w:t>
            </w:r>
            <w:r w:rsidRPr="00FA072E">
              <w:rPr>
                <w:rFonts w:ascii="Arial" w:hAnsi="Arial"/>
                <w:b/>
              </w:rPr>
              <w:br/>
              <w:t>(Pass/Fail)</w:t>
            </w:r>
          </w:p>
        </w:tc>
      </w:tr>
      <w:bookmarkEnd w:id="30"/>
      <w:tr w:rsidR="00812F87" w:rsidRPr="009160AF" w14:paraId="4EB9DD91" w14:textId="77777777" w:rsidTr="00DD4AAC">
        <w:trPr>
          <w:trHeight w:val="980"/>
        </w:trPr>
        <w:tc>
          <w:tcPr>
            <w:tcW w:w="99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A5252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Note [</w:t>
            </w:r>
            <w:proofErr w:type="spellStart"/>
            <w:r w:rsidRPr="00FA072E">
              <w:rPr>
                <w:rFonts w:ascii="Arial" w:hAnsi="Arial"/>
              </w:rPr>
              <w:t>Test_Repo_Name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] in acceptance test report: </w:t>
            </w:r>
          </w:p>
          <w:p w14:paraId="4EB5133E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3B00A51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TESTER’S NOTES: olive-srv\samba\backups\CAVE\sara-sandbox\ToolsTesting\TEST_CACIE </w:t>
            </w:r>
          </w:p>
          <w:p w14:paraId="63888244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6FA576E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Note  [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]  in acceptance test report: </w:t>
            </w:r>
          </w:p>
          <w:p w14:paraId="4CF8B994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CF43974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TESTER’S NOTES: olive-srv\samba\backups\CAVE\sara-sandbox\ToolsTesting\runner_atc_testing_model_linux</w:t>
            </w:r>
          </w:p>
          <w:p w14:paraId="404D1D6A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696E322A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Note Testing platform in acceptance test report: </w:t>
            </w:r>
          </w:p>
          <w:p w14:paraId="43875A1D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A98D0BE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TESTER’S NOTES: Linux, via 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PuTTY</w:t>
            </w:r>
            <w:proofErr w:type="spellEnd"/>
          </w:p>
          <w:p w14:paraId="138CEA6F" w14:textId="77777777" w:rsidR="00812F87" w:rsidRPr="00FA072E" w:rsidRDefault="00812F87" w:rsidP="00812F87">
            <w:pPr>
              <w:pStyle w:val="H1bodytext"/>
              <w:rPr>
                <w:rFonts w:ascii="Arial" w:hAnsi="Arial"/>
              </w:rPr>
            </w:pPr>
            <w:r w:rsidRPr="00FA072E">
              <w:rPr>
                <w:rFonts w:ascii="Arial" w:hAnsi="Arial"/>
              </w:rPr>
              <w:t>Entered:</w:t>
            </w:r>
          </w:p>
          <w:p w14:paraId="200A5CE6" w14:textId="77777777" w:rsidR="00812F87" w:rsidRPr="00FA072E" w:rsidRDefault="00812F87" w:rsidP="00812F87">
            <w:pPr>
              <w:pStyle w:val="H1bodytext"/>
              <w:rPr>
                <w:rFonts w:ascii="Arial" w:hAnsi="Arial"/>
              </w:rPr>
            </w:pPr>
            <w:proofErr w:type="gramStart"/>
            <w:r w:rsidRPr="00FA072E">
              <w:rPr>
                <w:rFonts w:ascii="Arial" w:hAnsi="Arial"/>
              </w:rPr>
              <w:t>Cd ..</w:t>
            </w:r>
            <w:proofErr w:type="gramEnd"/>
            <w:r w:rsidRPr="00FA072E">
              <w:rPr>
                <w:rFonts w:ascii="Arial" w:hAnsi="Arial"/>
              </w:rPr>
              <w:t xml:space="preserve">/.. </w:t>
            </w:r>
            <w:r w:rsidRPr="00FA072E">
              <w:rPr>
                <w:rFonts w:ascii="Arial" w:hAnsi="Arial"/>
              </w:rPr>
              <w:sym w:font="Wingdings" w:char="F0E0"/>
            </w:r>
            <w:proofErr w:type="gramStart"/>
            <w:r w:rsidRPr="00FA072E">
              <w:rPr>
                <w:rFonts w:ascii="Arial" w:hAnsi="Arial"/>
              </w:rPr>
              <w:t>source</w:t>
            </w:r>
            <w:proofErr w:type="gramEnd"/>
            <w:r w:rsidRPr="00FA072E">
              <w:rPr>
                <w:rFonts w:ascii="Arial" w:hAnsi="Arial"/>
              </w:rPr>
              <w:t xml:space="preserve"> bin/miniconda3/bin/activate </w:t>
            </w:r>
            <w:r w:rsidRPr="00FA072E">
              <w:rPr>
                <w:rFonts w:ascii="Arial" w:hAnsi="Arial"/>
              </w:rPr>
              <w:sym w:font="Wingdings" w:char="F0E0"/>
            </w:r>
            <w:r w:rsidRPr="00FA072E">
              <w:rPr>
                <w:rFonts w:ascii="Arial" w:hAnsi="Arial"/>
              </w:rPr>
              <w:t xml:space="preserve"> </w:t>
            </w:r>
            <w:proofErr w:type="spellStart"/>
            <w:r w:rsidRPr="00FA072E">
              <w:rPr>
                <w:rFonts w:ascii="Arial" w:hAnsi="Arial"/>
              </w:rPr>
              <w:t>conda</w:t>
            </w:r>
            <w:proofErr w:type="spellEnd"/>
            <w:r w:rsidRPr="00FA072E">
              <w:rPr>
                <w:rFonts w:ascii="Arial" w:hAnsi="Arial"/>
              </w:rPr>
              <w:t xml:space="preserve"> activate </w:t>
            </w:r>
            <w:proofErr w:type="spellStart"/>
            <w:r w:rsidRPr="00FA072E">
              <w:rPr>
                <w:rFonts w:ascii="Arial" w:hAnsi="Arial"/>
              </w:rPr>
              <w:t>ca_cie</w:t>
            </w:r>
            <w:proofErr w:type="spellEnd"/>
            <w:r w:rsidRPr="00FA072E">
              <w:rPr>
                <w:rFonts w:ascii="Arial" w:hAnsi="Arial"/>
              </w:rPr>
              <w:t xml:space="preserve">   before starting testing.</w:t>
            </w:r>
          </w:p>
          <w:p w14:paraId="5E0A5DB5" w14:textId="489A9C5A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</w:rPr>
              <w:t xml:space="preserve"> Use “</w:t>
            </w:r>
            <w:proofErr w:type="gramStart"/>
            <w:r w:rsidRPr="00FA072E">
              <w:rPr>
                <w:rFonts w:ascii="Arial" w:hAnsi="Arial"/>
              </w:rPr>
              <w:t>cd ..</w:t>
            </w:r>
            <w:proofErr w:type="gramEnd"/>
            <w:r w:rsidRPr="00FA072E">
              <w:rPr>
                <w:rFonts w:ascii="Arial" w:hAnsi="Arial"/>
              </w:rPr>
              <w:t>/” to move back 1 folder</w:t>
            </w:r>
          </w:p>
        </w:tc>
      </w:tr>
      <w:tr w:rsidR="00812F87" w:rsidRPr="009160AF" w14:paraId="1DBCD69F" w14:textId="77777777" w:rsidTr="00DD4AAC">
        <w:trPr>
          <w:trHeight w:val="3077"/>
        </w:trPr>
        <w:tc>
          <w:tcPr>
            <w:tcW w:w="99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E2212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lastRenderedPageBreak/>
              <w:t>If testing on Linux, navigate to [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Test_Repo_</w:t>
            </w:r>
            <w:r w:rsidRPr="00FA072E">
              <w:rPr>
                <w:rFonts w:ascii="Arial" w:hAnsi="Arial" w:cs="Arial"/>
                <w:i/>
                <w:iCs/>
              </w:rPr>
              <w:t>Name</w:t>
            </w:r>
            <w:proofErr w:type="spellEnd"/>
            <w:r w:rsidRPr="00FA072E">
              <w:rPr>
                <w:rFonts w:ascii="Arial" w:hAnsi="Arial" w:cs="Arial"/>
                <w:i/>
                <w:iCs/>
              </w:rPr>
              <w:t xml:space="preserve">]. </w:t>
            </w:r>
          </w:p>
          <w:p w14:paraId="7A5E0578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404D365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TESTER’S NOTES: </w:t>
            </w:r>
            <w:r w:rsidRPr="00FA072E">
              <w:rPr>
                <w:rFonts w:ascii="Arial" w:hAnsi="Arial" w:cs="Arial"/>
                <w:i/>
                <w:iCs/>
              </w:rPr>
              <w:t>check</w:t>
            </w:r>
          </w:p>
          <w:p w14:paraId="482E747A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9373B4C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Ensure 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git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 repository is on “master” branch by entering:</w:t>
            </w:r>
          </w:p>
          <w:p w14:paraId="16EA9752" w14:textId="77777777" w:rsidR="00812F87" w:rsidRPr="00FA072E" w:rsidRDefault="00812F87" w:rsidP="00812F87">
            <w:pPr>
              <w:pStyle w:val="H1bodytext"/>
              <w:numPr>
                <w:ilvl w:val="0"/>
                <w:numId w:val="9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FA072E">
              <w:rPr>
                <w:rFonts w:ascii="Arial" w:hAnsi="Arial"/>
                <w:i/>
                <w:iCs/>
              </w:rPr>
              <w:t>git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 branch</w:t>
            </w:r>
            <w:r w:rsidRPr="00FA072E">
              <w:rPr>
                <w:rFonts w:ascii="Arial" w:hAnsi="Arial" w:cs="Arial"/>
                <w:i/>
                <w:iCs/>
              </w:rPr>
              <w:t xml:space="preserve"> check, on master</w:t>
            </w:r>
          </w:p>
          <w:p w14:paraId="40BBEDEB" w14:textId="77777777" w:rsidR="00812F87" w:rsidRPr="00FA072E" w:rsidRDefault="00812F87" w:rsidP="00812F87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if not on “master” enter the following command: </w:t>
            </w:r>
          </w:p>
          <w:p w14:paraId="04A33501" w14:textId="77777777" w:rsidR="00812F87" w:rsidRPr="00FA072E" w:rsidRDefault="00812F87" w:rsidP="00812F87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FA072E">
              <w:rPr>
                <w:rFonts w:ascii="Arial" w:hAnsi="Arial"/>
                <w:i/>
                <w:iCs/>
              </w:rPr>
              <w:t>git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 checkout master</w:t>
            </w:r>
          </w:p>
          <w:p w14:paraId="043518AC" w14:textId="77777777" w:rsidR="00812F87" w:rsidRPr="00FA072E" w:rsidRDefault="00812F87" w:rsidP="00812F87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04001F88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TESTER’S NOTES: Enter the following command:</w:t>
            </w:r>
          </w:p>
          <w:p w14:paraId="3D4867A4" w14:textId="13C65BDB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proofErr w:type="spellStart"/>
            <w:proofErr w:type="gramStart"/>
            <w:r w:rsidRPr="00FA072E">
              <w:rPr>
                <w:rFonts w:ascii="Arial" w:hAnsi="Arial"/>
                <w:i/>
                <w:iCs/>
              </w:rPr>
              <w:t>git</w:t>
            </w:r>
            <w:proofErr w:type="spellEnd"/>
            <w:proofErr w:type="gramEnd"/>
            <w:r w:rsidRPr="00FA072E">
              <w:rPr>
                <w:rFonts w:ascii="Arial" w:hAnsi="Arial"/>
                <w:i/>
                <w:iCs/>
              </w:rPr>
              <w:t xml:space="preserve"> pull check, logged into github.com window. Already up to date</w:t>
            </w:r>
          </w:p>
        </w:tc>
      </w:tr>
      <w:tr w:rsidR="00812F87" w:rsidRPr="009160AF" w14:paraId="08FA88E7" w14:textId="77777777" w:rsidTr="00E727CF">
        <w:trPr>
          <w:trHeight w:val="1862"/>
        </w:trPr>
        <w:tc>
          <w:tcPr>
            <w:tcW w:w="20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255A5" w14:textId="75215D9F" w:rsidR="00812F87" w:rsidRPr="00FA072E" w:rsidRDefault="00B66DC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FA072E">
              <w:rPr>
                <w:rFonts w:ascii="Arial" w:hAnsi="Arial"/>
              </w:rPr>
              <w:t>CACIE-runner.py-IT</w:t>
            </w:r>
            <w:r w:rsidR="00812F87" w:rsidRPr="00FA072E">
              <w:rPr>
                <w:rFonts w:ascii="Arial" w:hAnsi="Arial"/>
              </w:rPr>
              <w:t>-1</w:t>
            </w:r>
          </w:p>
        </w:tc>
        <w:tc>
          <w:tcPr>
            <w:tcW w:w="79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E858C" w14:textId="64AFABC7" w:rsidR="00812F87" w:rsidRPr="00FA072E" w:rsidRDefault="00C40A85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TESTER’S NOTES: </w:t>
            </w:r>
            <w:r w:rsidR="00812F87" w:rsidRPr="00FA072E">
              <w:rPr>
                <w:rFonts w:ascii="Arial" w:hAnsi="Arial"/>
                <w:i/>
                <w:iCs/>
              </w:rPr>
              <w:t xml:space="preserve">After logging in, went back to the </w:t>
            </w:r>
            <w:proofErr w:type="spellStart"/>
            <w:r w:rsidR="00812F87" w:rsidRPr="00FA072E">
              <w:rPr>
                <w:rFonts w:ascii="Arial" w:hAnsi="Arial"/>
                <w:i/>
                <w:iCs/>
              </w:rPr>
              <w:t>ToolsTesting</w:t>
            </w:r>
            <w:proofErr w:type="spellEnd"/>
            <w:r w:rsidR="00812F87" w:rsidRPr="00FA072E">
              <w:rPr>
                <w:rFonts w:ascii="Arial" w:hAnsi="Arial"/>
                <w:i/>
                <w:iCs/>
              </w:rPr>
              <w:t xml:space="preserve"> to go to this next step.</w:t>
            </w:r>
          </w:p>
          <w:p w14:paraId="425DEF8C" w14:textId="77777777" w:rsidR="00C40A85" w:rsidRPr="00FA072E" w:rsidRDefault="00C40A85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2562507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]\ca-surf-test </w:t>
            </w:r>
          </w:p>
          <w:p w14:paraId="5DD736DD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31C8A82" w14:textId="2460946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TESTER’S NOTES: check</w:t>
            </w:r>
          </w:p>
        </w:tc>
      </w:tr>
      <w:tr w:rsidR="00812F87" w:rsidRPr="009160AF" w14:paraId="2A529F38" w14:textId="77777777" w:rsidTr="00E727CF">
        <w:trPr>
          <w:trHeight w:val="1583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2BA12" w14:textId="77777777" w:rsidR="00812F87" w:rsidRPr="00E727CF" w:rsidRDefault="00812F87" w:rsidP="00812F87">
            <w:pPr>
              <w:rPr>
                <w:rFonts w:ascii="Arial" w:hAnsi="Arial"/>
                <w:sz w:val="22"/>
                <w:szCs w:val="20"/>
                <w:highlight w:val="yellow"/>
              </w:rPr>
            </w:pPr>
          </w:p>
        </w:tc>
        <w:tc>
          <w:tcPr>
            <w:tcW w:w="79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AC5E1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Invoke Tool Runner and test tool using runner_run_IT-1.sh as follows:</w:t>
            </w:r>
          </w:p>
          <w:p w14:paraId="4DF63203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8E97ECB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Enter the following command:</w:t>
            </w:r>
            <w:r w:rsidRPr="00FA072E">
              <w:rPr>
                <w:rFonts w:ascii="Arial" w:hAnsi="Arial"/>
                <w:i/>
                <w:iCs/>
              </w:rPr>
              <w:br/>
              <w:t xml:space="preserve">./runner_run_IT-1.sh </w:t>
            </w:r>
          </w:p>
          <w:p w14:paraId="30B22C8E" w14:textId="77777777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66DF948C" w14:textId="3E641256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TESTER’S NOTES: check</w:t>
            </w:r>
          </w:p>
        </w:tc>
      </w:tr>
      <w:tr w:rsidR="00812F87" w:rsidRPr="009160AF" w14:paraId="61BC2F03" w14:textId="77777777" w:rsidTr="00E727CF">
        <w:trPr>
          <w:trHeight w:val="710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2F173" w14:textId="77777777" w:rsidR="00812F87" w:rsidRPr="00E727CF" w:rsidRDefault="00812F87" w:rsidP="00812F87">
            <w:pPr>
              <w:rPr>
                <w:rFonts w:ascii="Arial" w:hAnsi="Arial"/>
                <w:sz w:val="22"/>
                <w:szCs w:val="20"/>
                <w:highlight w:val="yellow"/>
              </w:rPr>
            </w:pPr>
          </w:p>
        </w:tc>
        <w:tc>
          <w:tcPr>
            <w:tcW w:w="6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594E7" w14:textId="1F0AAD14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FA072E">
              <w:rPr>
                <w:rFonts w:ascii="Arial" w:hAnsi="Arial"/>
              </w:rPr>
              <w:t>Verify Tool Runner is invoked and executes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E50BD" w14:textId="7C0843C4" w:rsidR="00812F87" w:rsidRPr="00FA072E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FA072E">
              <w:rPr>
                <w:rFonts w:ascii="Arial" w:hAnsi="Arial"/>
              </w:rPr>
              <w:t>Pass</w:t>
            </w:r>
          </w:p>
        </w:tc>
      </w:tr>
      <w:tr w:rsidR="00812F87" w14:paraId="4E41C4C7" w14:textId="77777777" w:rsidTr="00E727CF">
        <w:trPr>
          <w:trHeight w:val="710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46374" w14:textId="77777777" w:rsidR="00812F87" w:rsidRPr="00E727CF" w:rsidRDefault="00812F87" w:rsidP="00812F87">
            <w:pPr>
              <w:rPr>
                <w:rFonts w:ascii="Arial" w:hAnsi="Arial"/>
                <w:sz w:val="22"/>
                <w:szCs w:val="20"/>
                <w:highlight w:val="yellow"/>
              </w:rPr>
            </w:pPr>
          </w:p>
        </w:tc>
        <w:tc>
          <w:tcPr>
            <w:tcW w:w="6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8190E" w14:textId="3FD834A3" w:rsidR="00812F87" w:rsidRPr="00FA072E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FA072E">
              <w:rPr>
                <w:rFonts w:ascii="Arial" w:hAnsi="Arial"/>
              </w:rPr>
              <w:t>Verify invoked tool executes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059A" w14:textId="7011D4B2" w:rsidR="00812F87" w:rsidRPr="00FA072E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FA072E">
              <w:rPr>
                <w:rFonts w:ascii="Arial" w:hAnsi="Arial"/>
              </w:rPr>
              <w:t>Pass</w:t>
            </w:r>
          </w:p>
        </w:tc>
      </w:tr>
    </w:tbl>
    <w:p w14:paraId="06AA7EF1" w14:textId="407DB6B1" w:rsidR="003D30DC" w:rsidRDefault="003D30DC">
      <w:pPr>
        <w:spacing w:after="160" w:line="259" w:lineRule="auto"/>
      </w:pPr>
      <w:r>
        <w:br w:type="page"/>
      </w:r>
    </w:p>
    <w:p w14:paraId="2E0020A2" w14:textId="77777777" w:rsidR="003D30DC" w:rsidRPr="003855CB" w:rsidRDefault="003D30DC" w:rsidP="003D30DC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bookmarkStart w:id="31" w:name="_Hlk41909422"/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bookmarkEnd w:id="31"/>
    <w:p w14:paraId="1CC6E792" w14:textId="599A0A54" w:rsidR="003D30DC" w:rsidRDefault="0048734B">
      <w:r w:rsidRPr="0048734B">
        <w:rPr>
          <w:noProof/>
        </w:rPr>
        <w:drawing>
          <wp:inline distT="0" distB="0" distL="0" distR="0" wp14:anchorId="7C4B9366" wp14:editId="64CD3264">
            <wp:extent cx="6400800" cy="2371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7" b="64403"/>
                    <a:stretch/>
                  </pic:blipFill>
                  <pic:spPr bwMode="auto">
                    <a:xfrm>
                      <a:off x="0" y="0"/>
                      <a:ext cx="64008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170" w:type="dxa"/>
        <w:tblInd w:w="-90" w:type="dxa"/>
        <w:tblLook w:val="04A0" w:firstRow="1" w:lastRow="0" w:firstColumn="1" w:lastColumn="0" w:noHBand="0" w:noVBand="1"/>
      </w:tblPr>
      <w:tblGrid>
        <w:gridCol w:w="2070"/>
        <w:gridCol w:w="4346"/>
        <w:gridCol w:w="2404"/>
        <w:gridCol w:w="1350"/>
      </w:tblGrid>
      <w:tr w:rsidR="003D30DC" w:rsidRPr="00932809" w14:paraId="0073AFF7" w14:textId="77777777" w:rsidTr="003D30DC">
        <w:trPr>
          <w:cantSplit/>
          <w:trHeight w:val="468"/>
          <w:tblHeader/>
        </w:trPr>
        <w:tc>
          <w:tcPr>
            <w:tcW w:w="10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662340E" w14:textId="3A68A470" w:rsidR="009B34ED" w:rsidRPr="00932809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932809">
              <w:rPr>
                <w:rFonts w:ascii="Arial" w:hAnsi="Arial"/>
                <w:b/>
              </w:rPr>
              <w:t xml:space="preserve">Table </w:t>
            </w:r>
            <w:r w:rsidR="003855CB">
              <w:rPr>
                <w:rFonts w:ascii="Arial" w:hAnsi="Arial"/>
                <w:b/>
              </w:rPr>
              <w:t>A-2</w:t>
            </w:r>
            <w:r w:rsidRPr="00932809">
              <w:rPr>
                <w:rFonts w:ascii="Arial" w:hAnsi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AC3692">
              <w:rPr>
                <w:rFonts w:ascii="Arial" w:hAnsi="Arial" w:cs="Arial"/>
                <w:b/>
              </w:rPr>
              <w:t xml:space="preserve">Acceptance </w:t>
            </w:r>
            <w:r w:rsidRPr="00932809">
              <w:rPr>
                <w:rFonts w:ascii="Arial" w:hAnsi="Arial"/>
                <w:b/>
              </w:rPr>
              <w:t xml:space="preserve">Test </w:t>
            </w:r>
            <w:r w:rsidRPr="00A96123">
              <w:rPr>
                <w:rFonts w:ascii="Arial" w:hAnsi="Arial"/>
                <w:b/>
              </w:rPr>
              <w:t>Plan Case 1</w:t>
            </w:r>
            <w:r w:rsidR="00AC3692">
              <w:rPr>
                <w:rFonts w:ascii="Arial" w:hAnsi="Arial"/>
                <w:b/>
              </w:rPr>
              <w:t>: Linux Platform</w:t>
            </w:r>
          </w:p>
        </w:tc>
      </w:tr>
      <w:tr w:rsidR="009B34ED" w14:paraId="31883544" w14:textId="77777777" w:rsidTr="00DD4AAC">
        <w:trPr>
          <w:cantSplit/>
          <w:trHeight w:val="638"/>
          <w:tblHeader/>
        </w:trPr>
        <w:tc>
          <w:tcPr>
            <w:tcW w:w="6416" w:type="dxa"/>
            <w:gridSpan w:val="2"/>
            <w:vAlign w:val="center"/>
          </w:tcPr>
          <w:p w14:paraId="71325704" w14:textId="32A265EB" w:rsidR="009B34ED" w:rsidRPr="007D0AAC" w:rsidRDefault="009B34ED" w:rsidP="00DD773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bookmarkStart w:id="32" w:name="_Hlk41909449"/>
            <w:r>
              <w:rPr>
                <w:rFonts w:ascii="Arial" w:hAnsi="Arial"/>
                <w:b/>
                <w:sz w:val="20"/>
              </w:rPr>
              <w:t xml:space="preserve">Tool Runner Acceptance Testing </w:t>
            </w:r>
          </w:p>
          <w:p w14:paraId="33412ED0" w14:textId="77777777" w:rsidR="009B34ED" w:rsidRDefault="009B34ED" w:rsidP="00DD773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1</w:t>
            </w:r>
          </w:p>
        </w:tc>
        <w:tc>
          <w:tcPr>
            <w:tcW w:w="3754" w:type="dxa"/>
            <w:gridSpan w:val="2"/>
            <w:vAlign w:val="center"/>
          </w:tcPr>
          <w:p w14:paraId="66ADB867" w14:textId="10C885ED" w:rsidR="009B34ED" w:rsidRDefault="009B34ED" w:rsidP="00DD773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 w:rsidR="003855CB">
              <w:rPr>
                <w:rFonts w:ascii="Arial" w:hAnsi="Arial"/>
                <w:b/>
                <w:sz w:val="20"/>
              </w:rPr>
              <w:t xml:space="preserve"> </w:t>
            </w:r>
            <w:r w:rsidR="0062240F">
              <w:rPr>
                <w:rFonts w:ascii="Arial" w:hAnsi="Arial"/>
                <w:b/>
                <w:sz w:val="20"/>
              </w:rPr>
              <w:t>02/0</w:t>
            </w:r>
            <w:r w:rsidR="00D47940">
              <w:rPr>
                <w:rFonts w:ascii="Arial" w:hAnsi="Arial"/>
                <w:b/>
                <w:sz w:val="20"/>
              </w:rPr>
              <w:t>5/2020</w:t>
            </w:r>
          </w:p>
        </w:tc>
      </w:tr>
      <w:tr w:rsidR="009B34ED" w14:paraId="38D9A31A" w14:textId="77777777" w:rsidTr="00DD4AAC">
        <w:trPr>
          <w:cantSplit/>
          <w:trHeight w:val="710"/>
          <w:tblHeader/>
        </w:trPr>
        <w:tc>
          <w:tcPr>
            <w:tcW w:w="6416" w:type="dxa"/>
            <w:gridSpan w:val="2"/>
            <w:vAlign w:val="center"/>
          </w:tcPr>
          <w:p w14:paraId="57F2D480" w14:textId="064711CD" w:rsidR="009B34ED" w:rsidRDefault="009B34ED" w:rsidP="003D30D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  <w:r w:rsidR="003D30DC">
              <w:rPr>
                <w:rFonts w:ascii="Arial" w:hAnsi="Arial"/>
                <w:b/>
                <w:sz w:val="20"/>
              </w:rPr>
              <w:t xml:space="preserve"> </w:t>
            </w:r>
            <w:r w:rsidR="003855CB">
              <w:rPr>
                <w:rFonts w:ascii="Arial" w:hAnsi="Arial"/>
                <w:i/>
                <w:iCs/>
              </w:rPr>
              <w:t>olive-</w:t>
            </w:r>
            <w:proofErr w:type="spellStart"/>
            <w:r w:rsidR="003855CB">
              <w:rPr>
                <w:rFonts w:ascii="Arial" w:hAnsi="Arial"/>
                <w:i/>
                <w:iCs/>
              </w:rPr>
              <w:t>srv</w:t>
            </w:r>
            <w:proofErr w:type="spellEnd"/>
            <w:r w:rsidR="003855CB">
              <w:rPr>
                <w:rFonts w:ascii="Arial" w:hAnsi="Arial"/>
                <w:i/>
                <w:iCs/>
              </w:rPr>
              <w:t>\samba\backups\CAVE\</w:t>
            </w:r>
            <w:proofErr w:type="spellStart"/>
            <w:r w:rsidR="003855CB">
              <w:rPr>
                <w:rFonts w:ascii="Arial" w:hAnsi="Arial"/>
                <w:i/>
                <w:iCs/>
              </w:rPr>
              <w:t>sara</w:t>
            </w:r>
            <w:proofErr w:type="spellEnd"/>
            <w:r w:rsidR="003855CB">
              <w:rPr>
                <w:rFonts w:ascii="Arial" w:hAnsi="Arial"/>
                <w:i/>
                <w:iCs/>
              </w:rPr>
              <w:t>- sandbox\</w:t>
            </w:r>
            <w:proofErr w:type="spellStart"/>
            <w:r w:rsidR="003855CB">
              <w:rPr>
                <w:rFonts w:ascii="Arial" w:hAnsi="Arial"/>
                <w:i/>
                <w:iCs/>
              </w:rPr>
              <w:t>ToolsTesting</w:t>
            </w:r>
            <w:proofErr w:type="spellEnd"/>
            <w:r w:rsidR="003855CB">
              <w:rPr>
                <w:rFonts w:ascii="Arial" w:hAnsi="Arial"/>
                <w:i/>
                <w:iCs/>
              </w:rPr>
              <w:t>\</w:t>
            </w:r>
            <w:proofErr w:type="spellStart"/>
            <w:r w:rsidR="003855CB">
              <w:rPr>
                <w:rFonts w:ascii="Arial" w:hAnsi="Arial"/>
                <w:i/>
                <w:iCs/>
              </w:rPr>
              <w:t>runner_atc_testing_model_linux</w:t>
            </w:r>
            <w:proofErr w:type="spellEnd"/>
            <w:r w:rsidR="003855CB">
              <w:rPr>
                <w:rFonts w:ascii="Arial" w:hAnsi="Arial"/>
                <w:i/>
                <w:iCs/>
              </w:rPr>
              <w:t>\</w:t>
            </w:r>
            <w:r w:rsidR="003855CB">
              <w:t xml:space="preserve"> </w:t>
            </w:r>
            <w:r w:rsidR="003855CB" w:rsidRPr="003855CB">
              <w:rPr>
                <w:rFonts w:ascii="Arial" w:hAnsi="Arial"/>
                <w:i/>
                <w:iCs/>
              </w:rPr>
              <w:t>runner_</w:t>
            </w:r>
            <w:r w:rsidR="003D30DC">
              <w:rPr>
                <w:rFonts w:ascii="Arial" w:hAnsi="Arial"/>
                <w:i/>
                <w:iCs/>
              </w:rPr>
              <w:t>ATC</w:t>
            </w:r>
            <w:r w:rsidR="003855CB" w:rsidRPr="003855CB">
              <w:rPr>
                <w:rFonts w:ascii="Arial" w:hAnsi="Arial"/>
                <w:i/>
                <w:iCs/>
              </w:rPr>
              <w:t>-1_logfile.txt</w:t>
            </w:r>
          </w:p>
        </w:tc>
        <w:tc>
          <w:tcPr>
            <w:tcW w:w="3754" w:type="dxa"/>
            <w:gridSpan w:val="2"/>
            <w:vAlign w:val="center"/>
          </w:tcPr>
          <w:p w14:paraId="19CF1808" w14:textId="2377D309" w:rsidR="009B34ED" w:rsidRDefault="009B34ED" w:rsidP="00DD773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r w:rsidR="00D47940">
              <w:rPr>
                <w:rFonts w:ascii="Arial" w:hAnsi="Arial"/>
                <w:b/>
                <w:sz w:val="20"/>
              </w:rPr>
              <w:t>Christian Hall</w:t>
            </w:r>
            <w:r w:rsidR="003855CB" w:rsidRPr="004A568C">
              <w:rPr>
                <w:rFonts w:ascii="Arial" w:hAnsi="Arial"/>
                <w:b/>
                <w:sz w:val="20"/>
              </w:rPr>
              <w:t xml:space="preserve"> </w:t>
            </w:r>
          </w:p>
        </w:tc>
      </w:tr>
      <w:tr w:rsidR="009B34ED" w14:paraId="5B1250EE" w14:textId="77777777" w:rsidTr="00DD4AAC">
        <w:trPr>
          <w:cantSplit/>
          <w:trHeight w:val="485"/>
          <w:tblHeader/>
        </w:trPr>
        <w:tc>
          <w:tcPr>
            <w:tcW w:w="10170" w:type="dxa"/>
            <w:gridSpan w:val="4"/>
            <w:vAlign w:val="center"/>
          </w:tcPr>
          <w:p w14:paraId="1052FF21" w14:textId="30633290" w:rsidR="009B34ED" w:rsidRDefault="009B34ED" w:rsidP="00DD773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 w:rsidR="003855CB">
              <w:rPr>
                <w:rFonts w:ascii="Arial" w:hAnsi="Arial"/>
                <w:i/>
                <w:iCs/>
              </w:rPr>
              <w:t xml:space="preserve"> olive-srv\samba\backups\CAVE\sara-sandbox\ToolsTesting\runner_atc_testing_model_linux</w:t>
            </w:r>
          </w:p>
        </w:tc>
      </w:tr>
      <w:bookmarkEnd w:id="32"/>
      <w:tr w:rsidR="003855CB" w:rsidRPr="00572F5F" w14:paraId="34C8698C" w14:textId="77777777" w:rsidTr="00E727CF">
        <w:trPr>
          <w:cantSplit/>
          <w:trHeight w:val="530"/>
          <w:tblHeader/>
        </w:trPr>
        <w:tc>
          <w:tcPr>
            <w:tcW w:w="207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68B7A049" w14:textId="77777777" w:rsidR="009B34ED" w:rsidRPr="00572F5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75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678D0AF3" w14:textId="77777777" w:rsidR="009B34ED" w:rsidRPr="00572F5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3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8EA04D7" w14:textId="77777777" w:rsidR="009B34ED" w:rsidRPr="00572F5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tr w:rsidR="00812F87" w14:paraId="6E070DBF" w14:textId="77777777" w:rsidTr="00E727CF">
        <w:trPr>
          <w:trHeight w:val="575"/>
        </w:trPr>
        <w:tc>
          <w:tcPr>
            <w:tcW w:w="20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6EC58" w14:textId="0BA3F904" w:rsidR="00812F87" w:rsidRDefault="00F239EB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</w:t>
            </w:r>
            <w:r w:rsidR="00812F87">
              <w:rPr>
                <w:rFonts w:ascii="Arial" w:hAnsi="Arial"/>
              </w:rPr>
              <w:t>-1</w:t>
            </w: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5D4F2" w14:textId="428709EF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</w:t>
            </w:r>
            <w:r>
              <w:rPr>
                <w:rFonts w:ascii="Arial" w:hAnsi="Arial"/>
              </w:rPr>
              <w:t>to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]\ca</w:t>
            </w:r>
            <w:r>
              <w:rPr>
                <w:rFonts w:ascii="Arial" w:hAnsi="Arial"/>
                <w:i/>
                <w:iCs/>
              </w:rPr>
              <w:t>-surf-test\ subdirectory</w:t>
            </w:r>
          </w:p>
        </w:tc>
      </w:tr>
      <w:tr w:rsidR="00812F87" w14:paraId="699838AD" w14:textId="77777777" w:rsidTr="00E727CF">
        <w:trPr>
          <w:trHeight w:val="1718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73D51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44341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Invoke Tool Runner and test tool using runner_run_ATC-1.sh as follows:</w:t>
            </w:r>
          </w:p>
          <w:p w14:paraId="1E150B4D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85F5806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 xml:space="preserve">./runner_run_ATC-1.sh </w:t>
            </w:r>
          </w:p>
          <w:p w14:paraId="6CC0A9DB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7E14EC9" w14:textId="364121EF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TESTER’S NOTES: check</w:t>
            </w:r>
          </w:p>
        </w:tc>
      </w:tr>
      <w:tr w:rsidR="00812F87" w14:paraId="5CEE2F15" w14:textId="77777777" w:rsidTr="00E727CF">
        <w:trPr>
          <w:trHeight w:val="1160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345E1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7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C73F9" w14:textId="086F6FA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the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</w:rPr>
              <w:t xml:space="preserve">\runner_ATC-1_logfile.txt documents user, computer, operating system platform, and </w:t>
            </w:r>
            <w:proofErr w:type="spellStart"/>
            <w:r>
              <w:rPr>
                <w:rFonts w:ascii="Arial" w:hAnsi="Arial"/>
              </w:rPr>
              <w:t>datetime</w:t>
            </w:r>
            <w:proofErr w:type="spellEnd"/>
            <w:r>
              <w:rPr>
                <w:rFonts w:ascii="Arial" w:hAnsi="Arial"/>
              </w:rPr>
              <w:t xml:space="preserve"> stamp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9E9E0" w14:textId="6F07696F" w:rsidR="00812F87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812F87" w14:paraId="3C7048A0" w14:textId="77777777" w:rsidTr="00E727CF">
        <w:trPr>
          <w:trHeight w:val="980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12A5F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7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34E03" w14:textId="3F6E6C7C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</w:rPr>
              <w:t>\runner_ATC-1_logfile.txt documents the code version of the Tool Runner and test tool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49836" w14:textId="3916AD3B" w:rsidR="00812F87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812F87" w14:paraId="7F69DD38" w14:textId="77777777" w:rsidTr="00E727CF">
        <w:trPr>
          <w:trHeight w:val="1907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F0960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7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5270" w14:textId="1894C3DE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 xml:space="preserve">]\runner_ATC-1_logfile.txt documents that the </w:t>
            </w:r>
            <w:r w:rsidRPr="00DD4AAC">
              <w:rPr>
                <w:rFonts w:ascii="Arial" w:hAnsi="Arial"/>
                <w:b/>
                <w:bCs/>
              </w:rPr>
              <w:t>Tool Runner</w:t>
            </w:r>
            <w:r>
              <w:rPr>
                <w:rFonts w:ascii="Arial" w:hAnsi="Arial"/>
              </w:rPr>
              <w:t xml:space="preserve"> QA </w:t>
            </w:r>
            <w:r w:rsidRPr="00D47940">
              <w:rPr>
                <w:rFonts w:ascii="Arial" w:hAnsi="Arial"/>
              </w:rPr>
              <w:t xml:space="preserve">Status is </w:t>
            </w:r>
            <w:r w:rsidR="00963AA7" w:rsidRPr="00D47940">
              <w:rPr>
                <w:rFonts w:ascii="Arial" w:hAnsi="Arial"/>
              </w:rPr>
              <w:t>QUALIFIED</w:t>
            </w:r>
            <w:r>
              <w:rPr>
                <w:rFonts w:ascii="Arial" w:hAnsi="Arial"/>
              </w:rPr>
              <w:t xml:space="preserve"> </w:t>
            </w:r>
          </w:p>
          <w:p w14:paraId="38075320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3F1233B9" w14:textId="1E2AD0DA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NOTE: Tool Runner is </w:t>
            </w:r>
            <w:r w:rsidRPr="00D47940">
              <w:rPr>
                <w:rFonts w:ascii="Arial" w:hAnsi="Arial"/>
              </w:rPr>
              <w:t>no</w:t>
            </w:r>
            <w:r w:rsidR="00963AA7" w:rsidRPr="00D47940">
              <w:rPr>
                <w:rFonts w:ascii="Arial" w:hAnsi="Arial"/>
              </w:rPr>
              <w:t>w</w:t>
            </w:r>
            <w:r w:rsidRPr="00D47940">
              <w:rPr>
                <w:rFonts w:ascii="Arial" w:hAnsi="Arial"/>
              </w:rPr>
              <w:t xml:space="preserve"> on the</w:t>
            </w:r>
            <w:r>
              <w:rPr>
                <w:rFonts w:ascii="Arial" w:hAnsi="Arial"/>
              </w:rPr>
              <w:t xml:space="preserve"> approved tool list in the test repository—see 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</w:rPr>
              <w:t>]\</w:t>
            </w:r>
            <w:proofErr w:type="spellStart"/>
            <w:r>
              <w:rPr>
                <w:rFonts w:ascii="Arial" w:hAnsi="Arial"/>
              </w:rPr>
              <w:t>pylib</w:t>
            </w:r>
            <w:proofErr w:type="spellEnd"/>
            <w:r>
              <w:rPr>
                <w:rFonts w:ascii="Arial" w:hAnsi="Arial"/>
              </w:rPr>
              <w:t>\runner\</w:t>
            </w:r>
            <w:proofErr w:type="spellStart"/>
            <w:r>
              <w:rPr>
                <w:rFonts w:ascii="Arial" w:hAnsi="Arial"/>
              </w:rPr>
              <w:t>config.json</w:t>
            </w:r>
            <w:proofErr w:type="spellEnd"/>
            <w:r>
              <w:rPr>
                <w:rFonts w:ascii="Arial" w:hAnsi="Arial"/>
              </w:rPr>
              <w:t xml:space="preserve"> to verify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71267" w14:textId="058EAF1E" w:rsidR="00812F87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812F87" w14:paraId="6A83D579" w14:textId="77777777" w:rsidTr="00E727CF">
        <w:trPr>
          <w:trHeight w:val="1970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8AB73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7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E024F" w14:textId="2409387B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 xml:space="preserve">]\runner_ATC-1_logfile.txt documents that the </w:t>
            </w:r>
            <w:r w:rsidR="00963AA7" w:rsidRPr="00DD4AAC">
              <w:rPr>
                <w:rFonts w:ascii="Arial" w:hAnsi="Arial"/>
                <w:b/>
                <w:bCs/>
              </w:rPr>
              <w:t>I</w:t>
            </w:r>
            <w:r w:rsidRPr="00DD4AAC">
              <w:rPr>
                <w:rFonts w:ascii="Arial" w:hAnsi="Arial"/>
                <w:b/>
                <w:bCs/>
              </w:rPr>
              <w:t>nvoked tool</w:t>
            </w:r>
            <w:r>
              <w:rPr>
                <w:rFonts w:ascii="Arial" w:hAnsi="Arial"/>
              </w:rPr>
              <w:t xml:space="preserve"> QA Status is QUALIFIED </w:t>
            </w:r>
          </w:p>
          <w:p w14:paraId="431B4B71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52CFA38C" w14:textId="092A177B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NOTE: Invoked tool is on the approved tool list in the test repository—see 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</w:rPr>
              <w:t>]\</w:t>
            </w:r>
            <w:proofErr w:type="spellStart"/>
            <w:r>
              <w:rPr>
                <w:rFonts w:ascii="Arial" w:hAnsi="Arial"/>
              </w:rPr>
              <w:t>pylib</w:t>
            </w:r>
            <w:proofErr w:type="spellEnd"/>
            <w:r>
              <w:rPr>
                <w:rFonts w:ascii="Arial" w:hAnsi="Arial"/>
              </w:rPr>
              <w:t>\runner\</w:t>
            </w:r>
            <w:proofErr w:type="spellStart"/>
            <w:r>
              <w:rPr>
                <w:rFonts w:ascii="Arial" w:hAnsi="Arial"/>
              </w:rPr>
              <w:t>config.json</w:t>
            </w:r>
            <w:proofErr w:type="spellEnd"/>
            <w:r>
              <w:rPr>
                <w:rFonts w:ascii="Arial" w:hAnsi="Arial"/>
              </w:rPr>
              <w:t xml:space="preserve"> to verify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213F2" w14:textId="3188B2DB" w:rsidR="00812F87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495DC23E" w14:textId="77777777" w:rsidR="003D30DC" w:rsidRDefault="003D30DC">
      <w:pPr>
        <w:spacing w:after="160" w:line="259" w:lineRule="auto"/>
      </w:pPr>
      <w:r>
        <w:br w:type="page"/>
      </w:r>
    </w:p>
    <w:p w14:paraId="48DB7D0C" w14:textId="77777777" w:rsidR="00D6073D" w:rsidRPr="003855CB" w:rsidRDefault="00D6073D" w:rsidP="00D6073D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bookmarkStart w:id="33" w:name="_Hlk41910049"/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bookmarkEnd w:id="33"/>
    <w:p w14:paraId="66FC0166" w14:textId="43FBA934" w:rsidR="009B34ED" w:rsidRDefault="004069ED">
      <w:r w:rsidRPr="004069ED">
        <w:rPr>
          <w:noProof/>
        </w:rPr>
        <w:drawing>
          <wp:inline distT="0" distB="0" distL="0" distR="0" wp14:anchorId="04597D25" wp14:editId="34E98CE6">
            <wp:extent cx="6400800" cy="1895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6" b="71019"/>
                    <a:stretch/>
                  </pic:blipFill>
                  <pic:spPr bwMode="auto">
                    <a:xfrm>
                      <a:off x="0" y="0"/>
                      <a:ext cx="64008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1980"/>
        <w:gridCol w:w="3862"/>
        <w:gridCol w:w="2759"/>
        <w:gridCol w:w="111"/>
        <w:gridCol w:w="1368"/>
      </w:tblGrid>
      <w:tr w:rsidR="009B34ED" w:rsidRPr="00932809" w14:paraId="11C114EE" w14:textId="77777777" w:rsidTr="00DD4AAC">
        <w:trPr>
          <w:cantSplit/>
          <w:trHeight w:val="468"/>
          <w:tblHeader/>
        </w:trPr>
        <w:tc>
          <w:tcPr>
            <w:tcW w:w="1008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9D89ED" w14:textId="51476132" w:rsidR="009B34ED" w:rsidRPr="00932809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932809">
              <w:rPr>
                <w:rFonts w:ascii="Arial" w:hAnsi="Arial"/>
                <w:b/>
              </w:rPr>
              <w:t xml:space="preserve">Table </w:t>
            </w:r>
            <w:r w:rsidR="003855CB">
              <w:rPr>
                <w:rFonts w:ascii="Arial" w:hAnsi="Arial"/>
                <w:b/>
              </w:rPr>
              <w:t>A-3</w:t>
            </w:r>
            <w:r w:rsidRPr="00932809">
              <w:rPr>
                <w:rFonts w:ascii="Arial" w:hAnsi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AC3692">
              <w:rPr>
                <w:rFonts w:ascii="Arial" w:hAnsi="Arial" w:cs="Arial"/>
                <w:b/>
              </w:rPr>
              <w:t xml:space="preserve">Acceptance </w:t>
            </w:r>
            <w:r w:rsidRPr="00932809">
              <w:rPr>
                <w:rFonts w:ascii="Arial" w:hAnsi="Arial"/>
                <w:b/>
              </w:rPr>
              <w:t>Test Plan</w:t>
            </w:r>
            <w:r>
              <w:rPr>
                <w:rFonts w:ascii="Arial" w:hAnsi="Arial"/>
                <w:b/>
              </w:rPr>
              <w:t xml:space="preserve"> </w:t>
            </w:r>
            <w:r w:rsidRPr="00A96123">
              <w:rPr>
                <w:rFonts w:ascii="Arial" w:hAnsi="Arial"/>
                <w:b/>
              </w:rPr>
              <w:t xml:space="preserve">Case </w:t>
            </w:r>
            <w:r>
              <w:rPr>
                <w:rFonts w:ascii="Arial" w:hAnsi="Arial"/>
                <w:b/>
              </w:rPr>
              <w:t>2</w:t>
            </w:r>
            <w:r w:rsidR="00AC3692">
              <w:rPr>
                <w:rFonts w:ascii="Arial" w:hAnsi="Arial"/>
                <w:b/>
              </w:rPr>
              <w:t>: Linux Platform</w:t>
            </w:r>
          </w:p>
        </w:tc>
      </w:tr>
      <w:tr w:rsidR="00D6073D" w14:paraId="529312A2" w14:textId="77777777" w:rsidTr="00E727CF">
        <w:trPr>
          <w:cantSplit/>
          <w:trHeight w:val="638"/>
          <w:tblHeader/>
        </w:trPr>
        <w:tc>
          <w:tcPr>
            <w:tcW w:w="5842" w:type="dxa"/>
            <w:gridSpan w:val="2"/>
            <w:vAlign w:val="center"/>
          </w:tcPr>
          <w:p w14:paraId="374C9B0B" w14:textId="1B2CA42B" w:rsidR="00D6073D" w:rsidRPr="007D0AAC" w:rsidRDefault="00D6073D" w:rsidP="00D6073D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Acceptance Testing </w:t>
            </w:r>
          </w:p>
          <w:p w14:paraId="10E4D1C3" w14:textId="77777777" w:rsidR="00D6073D" w:rsidRDefault="00D6073D" w:rsidP="00D6073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2</w:t>
            </w:r>
          </w:p>
        </w:tc>
        <w:tc>
          <w:tcPr>
            <w:tcW w:w="4238" w:type="dxa"/>
            <w:gridSpan w:val="3"/>
            <w:vAlign w:val="center"/>
          </w:tcPr>
          <w:p w14:paraId="354FD45F" w14:textId="372D2EBB" w:rsidR="00D6073D" w:rsidRDefault="00D6073D" w:rsidP="00D6073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 w:rsidR="004069ED">
              <w:rPr>
                <w:rFonts w:ascii="Arial" w:hAnsi="Arial"/>
                <w:b/>
                <w:sz w:val="20"/>
              </w:rPr>
              <w:t>02/05/2020</w:t>
            </w:r>
          </w:p>
        </w:tc>
      </w:tr>
      <w:tr w:rsidR="00D6073D" w14:paraId="779620E8" w14:textId="77777777" w:rsidTr="00E727CF">
        <w:trPr>
          <w:cantSplit/>
          <w:trHeight w:val="1142"/>
          <w:tblHeader/>
        </w:trPr>
        <w:tc>
          <w:tcPr>
            <w:tcW w:w="5842" w:type="dxa"/>
            <w:gridSpan w:val="2"/>
            <w:vAlign w:val="center"/>
          </w:tcPr>
          <w:p w14:paraId="529A14CC" w14:textId="10186425" w:rsidR="00D6073D" w:rsidRDefault="00D6073D" w:rsidP="00D6073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olive-</w:t>
            </w:r>
            <w:proofErr w:type="spellStart"/>
            <w:r>
              <w:rPr>
                <w:rFonts w:ascii="Arial" w:hAnsi="Arial"/>
                <w:i/>
                <w:iCs/>
              </w:rPr>
              <w:t>srv</w:t>
            </w:r>
            <w:proofErr w:type="spellEnd"/>
            <w:r>
              <w:rPr>
                <w:rFonts w:ascii="Arial" w:hAnsi="Arial"/>
                <w:i/>
                <w:iCs/>
              </w:rPr>
              <w:t>\samba\backups\CAVE\</w:t>
            </w:r>
            <w:proofErr w:type="spellStart"/>
            <w:r>
              <w:rPr>
                <w:rFonts w:ascii="Arial" w:hAnsi="Arial"/>
                <w:i/>
                <w:iCs/>
              </w:rPr>
              <w:t>sara</w:t>
            </w:r>
            <w:proofErr w:type="spellEnd"/>
            <w:r>
              <w:rPr>
                <w:rFonts w:ascii="Arial" w:hAnsi="Arial"/>
                <w:i/>
                <w:iCs/>
              </w:rPr>
              <w:t>- sandbox\</w:t>
            </w:r>
            <w:proofErr w:type="spellStart"/>
            <w:r>
              <w:rPr>
                <w:rFonts w:ascii="Arial" w:hAnsi="Arial"/>
                <w:i/>
                <w:iCs/>
              </w:rPr>
              <w:t>ToolsTesting</w:t>
            </w:r>
            <w:proofErr w:type="spellEnd"/>
            <w:r>
              <w:rPr>
                <w:rFonts w:ascii="Arial" w:hAnsi="Arial"/>
                <w:i/>
                <w:iCs/>
              </w:rPr>
              <w:t>\</w:t>
            </w:r>
            <w:proofErr w:type="spellStart"/>
            <w:r>
              <w:rPr>
                <w:rFonts w:ascii="Arial" w:hAnsi="Arial"/>
                <w:i/>
                <w:iCs/>
              </w:rPr>
              <w:t>runner_atc_testing_model_linux</w:t>
            </w:r>
            <w:proofErr w:type="spellEnd"/>
            <w:r>
              <w:rPr>
                <w:rFonts w:ascii="Arial" w:hAnsi="Arial"/>
                <w:i/>
                <w:iCs/>
              </w:rPr>
              <w:t>\</w:t>
            </w:r>
            <w:r>
              <w:t xml:space="preserve"> </w:t>
            </w:r>
            <w:r w:rsidRPr="003855CB">
              <w:rPr>
                <w:rFonts w:ascii="Arial" w:hAnsi="Arial"/>
                <w:i/>
                <w:iCs/>
              </w:rPr>
              <w:t>runner_</w:t>
            </w:r>
            <w:r>
              <w:rPr>
                <w:rFonts w:ascii="Arial" w:hAnsi="Arial"/>
                <w:i/>
                <w:iCs/>
              </w:rPr>
              <w:t>ATC</w:t>
            </w:r>
            <w:r w:rsidRPr="003855CB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3855CB">
              <w:rPr>
                <w:rFonts w:ascii="Arial" w:hAnsi="Arial"/>
                <w:i/>
                <w:iCs/>
              </w:rPr>
              <w:t>_logfile.txt</w:t>
            </w:r>
          </w:p>
        </w:tc>
        <w:tc>
          <w:tcPr>
            <w:tcW w:w="4238" w:type="dxa"/>
            <w:gridSpan w:val="3"/>
            <w:vAlign w:val="center"/>
          </w:tcPr>
          <w:p w14:paraId="7C1CCA9F" w14:textId="45A1CE41" w:rsidR="00D6073D" w:rsidRDefault="00D6073D" w:rsidP="00D6073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r w:rsidR="004069ED">
              <w:rPr>
                <w:rFonts w:ascii="Arial" w:hAnsi="Arial"/>
                <w:b/>
                <w:sz w:val="20"/>
              </w:rPr>
              <w:t>Christian Hall</w:t>
            </w:r>
            <w:r w:rsidRPr="004A568C">
              <w:rPr>
                <w:rFonts w:ascii="Arial" w:hAnsi="Arial"/>
                <w:b/>
                <w:sz w:val="20"/>
              </w:rPr>
              <w:t xml:space="preserve"> </w:t>
            </w:r>
          </w:p>
        </w:tc>
      </w:tr>
      <w:tr w:rsidR="00D6073D" w14:paraId="2BA0CB59" w14:textId="77777777" w:rsidTr="00DD4AAC">
        <w:trPr>
          <w:cantSplit/>
          <w:trHeight w:val="827"/>
          <w:tblHeader/>
        </w:trPr>
        <w:tc>
          <w:tcPr>
            <w:tcW w:w="10080" w:type="dxa"/>
            <w:gridSpan w:val="5"/>
            <w:vAlign w:val="center"/>
          </w:tcPr>
          <w:p w14:paraId="55795AE4" w14:textId="01C1B646" w:rsidR="00D6073D" w:rsidRDefault="00D6073D" w:rsidP="00D6073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rPr>
                <w:rFonts w:ascii="Arial" w:hAnsi="Arial"/>
                <w:i/>
                <w:iCs/>
              </w:rPr>
              <w:t xml:space="preserve"> olive-srv\samba\backups\CAVE\sara-sandbox\ToolsTesting\runner_atc_testing_model_linux</w:t>
            </w:r>
          </w:p>
        </w:tc>
      </w:tr>
      <w:tr w:rsidR="009B34ED" w:rsidRPr="00572F5F" w14:paraId="40506F25" w14:textId="77777777" w:rsidTr="00E727CF">
        <w:trPr>
          <w:cantSplit/>
          <w:trHeight w:val="530"/>
          <w:tblHeader/>
        </w:trPr>
        <w:tc>
          <w:tcPr>
            <w:tcW w:w="198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2A5EC19" w14:textId="77777777" w:rsidR="009B34ED" w:rsidRPr="00572F5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621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25F61F5" w14:textId="77777777" w:rsidR="009B34ED" w:rsidRPr="00572F5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479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603DDCE7" w14:textId="77777777" w:rsidR="009B34ED" w:rsidRPr="00572F5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tr w:rsidR="00812F87" w14:paraId="67E3E3B8" w14:textId="77777777" w:rsidTr="00E727CF">
        <w:trPr>
          <w:trHeight w:val="737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16364" w14:textId="2C94D423" w:rsidR="00812F87" w:rsidRDefault="00F239EB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</w:t>
            </w:r>
            <w:r w:rsidR="00812F87">
              <w:rPr>
                <w:rFonts w:ascii="Arial" w:hAnsi="Arial"/>
              </w:rPr>
              <w:t>-2</w:t>
            </w:r>
          </w:p>
        </w:tc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DB67" w14:textId="2FB4CAEA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</w:t>
            </w:r>
            <w:r>
              <w:rPr>
                <w:rFonts w:ascii="Arial" w:hAnsi="Arial"/>
              </w:rPr>
              <w:t>to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]\ca</w:t>
            </w:r>
            <w:r>
              <w:rPr>
                <w:rFonts w:ascii="Arial" w:hAnsi="Arial"/>
                <w:i/>
                <w:iCs/>
              </w:rPr>
              <w:t>-surf-test\ subdirectory</w:t>
            </w:r>
          </w:p>
        </w:tc>
      </w:tr>
      <w:tr w:rsidR="00812F87" w14:paraId="62159ECA" w14:textId="77777777" w:rsidTr="00E727CF">
        <w:trPr>
          <w:trHeight w:val="1862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3F9DD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6C109" w14:textId="74E94525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Invoke Tool Runner and test tool using </w:t>
            </w:r>
            <w:proofErr w:type="spellStart"/>
            <w:r>
              <w:rPr>
                <w:rFonts w:ascii="Arial" w:hAnsi="Arial"/>
                <w:i/>
                <w:iCs/>
              </w:rPr>
              <w:t>runner_run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_ATC-2.sh as follows:</w:t>
            </w:r>
          </w:p>
          <w:p w14:paraId="1B983BF5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A40D6A2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 xml:space="preserve">./runner_run_ATC-2.sh </w:t>
            </w:r>
          </w:p>
          <w:p w14:paraId="6476DA45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6CBB2209" w14:textId="3EA0659A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TESTER’S NOTES: check</w:t>
            </w:r>
          </w:p>
        </w:tc>
      </w:tr>
      <w:tr w:rsidR="00812F87" w14:paraId="50CB6195" w14:textId="77777777" w:rsidTr="00E727CF">
        <w:trPr>
          <w:trHeight w:val="116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99E65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7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E81ED" w14:textId="2B4C36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 xml:space="preserve">] \runner_ATC-2_logfile.txt documents that the Tool Runner and test tool are not located in a </w:t>
            </w:r>
            <w:proofErr w:type="spellStart"/>
            <w:r>
              <w:rPr>
                <w:rFonts w:ascii="Arial" w:hAnsi="Arial"/>
              </w:rPr>
              <w:t>Git</w:t>
            </w:r>
            <w:proofErr w:type="spellEnd"/>
            <w:r>
              <w:rPr>
                <w:rFonts w:ascii="Arial" w:hAnsi="Arial"/>
              </w:rPr>
              <w:t xml:space="preserve"> Repository </w:t>
            </w:r>
            <w:proofErr w:type="gramStart"/>
            <w:r>
              <w:rPr>
                <w:rFonts w:ascii="Arial" w:hAnsi="Arial"/>
              </w:rPr>
              <w:t>( ..</w:t>
            </w:r>
            <w:proofErr w:type="gramEnd"/>
            <w:r>
              <w:rPr>
                <w:rFonts w:ascii="Arial" w:hAnsi="Arial"/>
              </w:rPr>
              <w:t xml:space="preserve">/tools/ subdirectory) “Not a </w:t>
            </w:r>
            <w:proofErr w:type="spellStart"/>
            <w:r>
              <w:rPr>
                <w:rFonts w:ascii="Arial" w:hAnsi="Arial"/>
              </w:rPr>
              <w:t>git</w:t>
            </w:r>
            <w:proofErr w:type="spellEnd"/>
            <w:r>
              <w:rPr>
                <w:rFonts w:ascii="Arial" w:hAnsi="Arial"/>
              </w:rPr>
              <w:t xml:space="preserve"> repository” check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B370B" w14:textId="6292E86A" w:rsidR="00812F87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812F87" w14:paraId="10E42E0F" w14:textId="77777777" w:rsidTr="00E727CF">
        <w:trPr>
          <w:trHeight w:val="863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B8100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7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097BF" w14:textId="2A46BDE0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runner_ATC-2_logfile.txt documents that the Tool Runner and test tool QA Status is TEST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A3D72" w14:textId="78068F27" w:rsidR="00812F87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68C4C77D" w14:textId="55F772E5" w:rsidR="009B34ED" w:rsidRDefault="009B34ED"/>
    <w:p w14:paraId="10FFAB71" w14:textId="031F2144" w:rsidR="00516AE1" w:rsidRDefault="00516AE1">
      <w:pPr>
        <w:spacing w:after="160" w:line="259" w:lineRule="auto"/>
      </w:pPr>
      <w:r>
        <w:br w:type="page"/>
      </w:r>
    </w:p>
    <w:p w14:paraId="3FE173EE" w14:textId="77777777" w:rsidR="00516AE1" w:rsidRPr="003855CB" w:rsidRDefault="00516AE1" w:rsidP="00516AE1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5C4BEB84" w14:textId="54D65EB9" w:rsidR="009B34ED" w:rsidRDefault="004069ED">
      <w:r w:rsidRPr="004069ED">
        <w:rPr>
          <w:noProof/>
        </w:rPr>
        <w:drawing>
          <wp:inline distT="0" distB="0" distL="0" distR="0" wp14:anchorId="022E6B13" wp14:editId="228B90CB">
            <wp:extent cx="6251249" cy="5972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2" b="10939"/>
                    <a:stretch/>
                  </pic:blipFill>
                  <pic:spPr bwMode="auto">
                    <a:xfrm>
                      <a:off x="0" y="0"/>
                      <a:ext cx="6256255" cy="597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170" w:type="dxa"/>
        <w:tblLook w:val="04A0" w:firstRow="1" w:lastRow="0" w:firstColumn="1" w:lastColumn="0" w:noHBand="0" w:noVBand="1"/>
      </w:tblPr>
      <w:tblGrid>
        <w:gridCol w:w="2070"/>
        <w:gridCol w:w="3778"/>
        <w:gridCol w:w="2882"/>
        <w:gridCol w:w="1440"/>
      </w:tblGrid>
      <w:tr w:rsidR="009B34ED" w14:paraId="140FAAE2" w14:textId="77777777" w:rsidTr="00577B9F">
        <w:trPr>
          <w:cantSplit/>
          <w:trHeight w:val="387"/>
          <w:tblHeader/>
        </w:trPr>
        <w:tc>
          <w:tcPr>
            <w:tcW w:w="10170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0450350B" w14:textId="29738F26" w:rsidR="009B34ED" w:rsidRPr="008E7CB2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932809">
              <w:rPr>
                <w:rFonts w:ascii="Arial" w:hAnsi="Arial"/>
                <w:b/>
              </w:rPr>
              <w:t xml:space="preserve">Table </w:t>
            </w:r>
            <w:r w:rsidR="003855CB">
              <w:rPr>
                <w:rFonts w:ascii="Arial" w:hAnsi="Arial"/>
                <w:b/>
              </w:rPr>
              <w:t>A-4</w:t>
            </w:r>
            <w:r w:rsidRPr="00932809">
              <w:rPr>
                <w:rFonts w:ascii="Arial" w:hAnsi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AC3692">
              <w:rPr>
                <w:rFonts w:ascii="Arial" w:hAnsi="Arial" w:cs="Arial"/>
                <w:b/>
              </w:rPr>
              <w:t xml:space="preserve">Acceptance </w:t>
            </w:r>
            <w:r w:rsidRPr="00932809">
              <w:rPr>
                <w:rFonts w:ascii="Arial" w:hAnsi="Arial"/>
                <w:b/>
              </w:rPr>
              <w:t>Test</w:t>
            </w:r>
            <w:r w:rsidR="00AC3692">
              <w:rPr>
                <w:rFonts w:ascii="Arial" w:hAnsi="Arial"/>
                <w:b/>
              </w:rPr>
              <w:t xml:space="preserve"> </w:t>
            </w:r>
            <w:r w:rsidRPr="00A96123">
              <w:rPr>
                <w:rFonts w:ascii="Arial" w:hAnsi="Arial"/>
                <w:b/>
              </w:rPr>
              <w:t xml:space="preserve">Plan Case </w:t>
            </w:r>
            <w:r>
              <w:rPr>
                <w:rFonts w:ascii="Arial" w:hAnsi="Arial"/>
                <w:b/>
              </w:rPr>
              <w:t>3</w:t>
            </w:r>
            <w:r w:rsidR="00AC3692">
              <w:rPr>
                <w:rFonts w:ascii="Arial" w:hAnsi="Arial"/>
                <w:b/>
              </w:rPr>
              <w:t>: Linux Platform</w:t>
            </w:r>
          </w:p>
        </w:tc>
      </w:tr>
      <w:tr w:rsidR="004D654D" w14:paraId="5770584B" w14:textId="77777777" w:rsidTr="00DD4AAC">
        <w:trPr>
          <w:cantSplit/>
          <w:trHeight w:val="575"/>
          <w:tblHeader/>
        </w:trPr>
        <w:tc>
          <w:tcPr>
            <w:tcW w:w="5848" w:type="dxa"/>
            <w:gridSpan w:val="2"/>
            <w:vAlign w:val="center"/>
          </w:tcPr>
          <w:p w14:paraId="64254D09" w14:textId="1AA2B727" w:rsidR="004D654D" w:rsidRPr="007D0AAC" w:rsidRDefault="004D654D" w:rsidP="004D654D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Acceptance Testing </w:t>
            </w:r>
          </w:p>
          <w:p w14:paraId="0EA3C0F0" w14:textId="452846D5" w:rsidR="004D654D" w:rsidRPr="008E7CB2" w:rsidRDefault="004D654D" w:rsidP="004D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3</w:t>
            </w:r>
          </w:p>
        </w:tc>
        <w:tc>
          <w:tcPr>
            <w:tcW w:w="4322" w:type="dxa"/>
            <w:gridSpan w:val="2"/>
            <w:vAlign w:val="center"/>
          </w:tcPr>
          <w:p w14:paraId="3B2D645F" w14:textId="375CA99E" w:rsidR="004D654D" w:rsidRPr="008E7CB2" w:rsidRDefault="004D654D" w:rsidP="004D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 w:rsidR="00577B9F">
              <w:rPr>
                <w:rFonts w:ascii="Arial" w:hAnsi="Arial"/>
                <w:b/>
                <w:sz w:val="20"/>
              </w:rPr>
              <w:t>02/05/2020</w:t>
            </w:r>
          </w:p>
        </w:tc>
      </w:tr>
      <w:tr w:rsidR="004D654D" w14:paraId="68BA983F" w14:textId="77777777" w:rsidTr="00577B9F">
        <w:trPr>
          <w:cantSplit/>
          <w:trHeight w:val="1115"/>
          <w:tblHeader/>
        </w:trPr>
        <w:tc>
          <w:tcPr>
            <w:tcW w:w="5848" w:type="dxa"/>
            <w:gridSpan w:val="2"/>
            <w:vAlign w:val="center"/>
          </w:tcPr>
          <w:p w14:paraId="4678CFE3" w14:textId="625C7795" w:rsidR="004D654D" w:rsidRPr="008E7CB2" w:rsidRDefault="004D654D" w:rsidP="004D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olive-</w:t>
            </w:r>
            <w:proofErr w:type="spellStart"/>
            <w:r>
              <w:rPr>
                <w:rFonts w:ascii="Arial" w:hAnsi="Arial"/>
                <w:i/>
                <w:iCs/>
              </w:rPr>
              <w:t>srv</w:t>
            </w:r>
            <w:proofErr w:type="spellEnd"/>
            <w:r>
              <w:rPr>
                <w:rFonts w:ascii="Arial" w:hAnsi="Arial"/>
                <w:i/>
                <w:iCs/>
              </w:rPr>
              <w:t>\samba\backups\CAVE\</w:t>
            </w:r>
            <w:proofErr w:type="spellStart"/>
            <w:r>
              <w:rPr>
                <w:rFonts w:ascii="Arial" w:hAnsi="Arial"/>
                <w:i/>
                <w:iCs/>
              </w:rPr>
              <w:t>sara</w:t>
            </w:r>
            <w:proofErr w:type="spellEnd"/>
            <w:r>
              <w:rPr>
                <w:rFonts w:ascii="Arial" w:hAnsi="Arial"/>
                <w:i/>
                <w:iCs/>
              </w:rPr>
              <w:t>- sandbox\</w:t>
            </w:r>
            <w:proofErr w:type="spellStart"/>
            <w:r>
              <w:rPr>
                <w:rFonts w:ascii="Arial" w:hAnsi="Arial"/>
                <w:i/>
                <w:iCs/>
              </w:rPr>
              <w:t>ToolsTesting</w:t>
            </w:r>
            <w:proofErr w:type="spellEnd"/>
            <w:r>
              <w:rPr>
                <w:rFonts w:ascii="Arial" w:hAnsi="Arial"/>
                <w:i/>
                <w:iCs/>
              </w:rPr>
              <w:t>\</w:t>
            </w:r>
            <w:proofErr w:type="spellStart"/>
            <w:r>
              <w:rPr>
                <w:rFonts w:ascii="Arial" w:hAnsi="Arial"/>
                <w:i/>
                <w:iCs/>
              </w:rPr>
              <w:t>runner_atc_testing_model_linux</w:t>
            </w:r>
            <w:proofErr w:type="spellEnd"/>
            <w:r>
              <w:rPr>
                <w:rFonts w:ascii="Arial" w:hAnsi="Arial"/>
                <w:i/>
                <w:iCs/>
              </w:rPr>
              <w:t>\</w:t>
            </w:r>
            <w:r>
              <w:t xml:space="preserve"> </w:t>
            </w:r>
            <w:r w:rsidRPr="003855CB">
              <w:rPr>
                <w:rFonts w:ascii="Arial" w:hAnsi="Arial"/>
                <w:i/>
                <w:iCs/>
              </w:rPr>
              <w:t>runner_</w:t>
            </w:r>
            <w:r>
              <w:rPr>
                <w:rFonts w:ascii="Arial" w:hAnsi="Arial"/>
                <w:i/>
                <w:iCs/>
              </w:rPr>
              <w:t>ATC</w:t>
            </w:r>
            <w:r w:rsidRPr="003855CB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3</w:t>
            </w:r>
            <w:r w:rsidRPr="003855CB">
              <w:rPr>
                <w:rFonts w:ascii="Arial" w:hAnsi="Arial"/>
                <w:i/>
                <w:iCs/>
              </w:rPr>
              <w:t>_logfile.txt</w:t>
            </w:r>
          </w:p>
        </w:tc>
        <w:tc>
          <w:tcPr>
            <w:tcW w:w="4322" w:type="dxa"/>
            <w:gridSpan w:val="2"/>
            <w:vAlign w:val="center"/>
          </w:tcPr>
          <w:p w14:paraId="23CC1E7E" w14:textId="79540A2C" w:rsidR="004D654D" w:rsidRPr="008E7CB2" w:rsidRDefault="004D654D" w:rsidP="004D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r w:rsidR="00577B9F">
              <w:rPr>
                <w:rFonts w:ascii="Arial" w:hAnsi="Arial"/>
                <w:b/>
                <w:sz w:val="20"/>
              </w:rPr>
              <w:t>Christian Hall</w:t>
            </w:r>
            <w:r w:rsidRPr="004A568C">
              <w:rPr>
                <w:rFonts w:ascii="Arial" w:hAnsi="Arial"/>
                <w:b/>
                <w:sz w:val="20"/>
              </w:rPr>
              <w:t xml:space="preserve"> </w:t>
            </w:r>
          </w:p>
        </w:tc>
      </w:tr>
      <w:tr w:rsidR="004D654D" w14:paraId="266FA5D0" w14:textId="77777777" w:rsidTr="00DD4AAC">
        <w:trPr>
          <w:cantSplit/>
          <w:trHeight w:val="575"/>
          <w:tblHeader/>
        </w:trPr>
        <w:tc>
          <w:tcPr>
            <w:tcW w:w="10170" w:type="dxa"/>
            <w:gridSpan w:val="4"/>
            <w:vAlign w:val="center"/>
          </w:tcPr>
          <w:p w14:paraId="596F85DF" w14:textId="5E6E3901" w:rsidR="004D654D" w:rsidRPr="008E7CB2" w:rsidRDefault="004D654D" w:rsidP="004D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rPr>
                <w:rFonts w:ascii="Arial" w:hAnsi="Arial"/>
                <w:i/>
                <w:iCs/>
              </w:rPr>
              <w:t xml:space="preserve"> olive-srv\samba\backups\CAVE\sara-sandbox\ToolsTesting\runner_atc_testing_model_linux</w:t>
            </w:r>
          </w:p>
        </w:tc>
      </w:tr>
      <w:tr w:rsidR="009B34ED" w:rsidRPr="00572F5F" w14:paraId="02CB8D46" w14:textId="77777777" w:rsidTr="00E727CF">
        <w:trPr>
          <w:cantSplit/>
          <w:trHeight w:val="530"/>
          <w:tblHeader/>
        </w:trPr>
        <w:tc>
          <w:tcPr>
            <w:tcW w:w="207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438E253" w14:textId="77777777" w:rsidR="009B34ED" w:rsidRPr="00572F5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66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54F41C0" w14:textId="77777777" w:rsidR="009B34ED" w:rsidRPr="00572F5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C9A340C" w14:textId="77777777" w:rsidR="009B34ED" w:rsidRPr="00572F5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tr w:rsidR="00812F87" w14:paraId="7429A39D" w14:textId="77777777" w:rsidTr="00577B9F">
        <w:trPr>
          <w:trHeight w:val="1133"/>
        </w:trPr>
        <w:tc>
          <w:tcPr>
            <w:tcW w:w="20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7C1A7" w14:textId="649B19B4" w:rsidR="00812F87" w:rsidRDefault="00F239EB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CACIE-runner.py-TC</w:t>
            </w:r>
            <w:r w:rsidR="00812F87">
              <w:rPr>
                <w:rFonts w:ascii="Arial" w:hAnsi="Arial"/>
              </w:rPr>
              <w:t>-3</w:t>
            </w: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7949E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the 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>] and add addfile.txt file to directory.</w:t>
            </w:r>
          </w:p>
          <w:p w14:paraId="226D251A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03516A8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TESTER’S NOTES: Entering the following command:</w:t>
            </w:r>
          </w:p>
          <w:p w14:paraId="4BC232F4" w14:textId="1FB31E6C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touch addfile.txt</w:t>
            </w:r>
          </w:p>
        </w:tc>
      </w:tr>
      <w:tr w:rsidR="00812F87" w14:paraId="56958309" w14:textId="77777777" w:rsidTr="00577B9F">
        <w:trPr>
          <w:trHeight w:val="530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6AA3A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D7E5C" w14:textId="500FE295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]\ca-surf-test\ subdirectory</w:t>
            </w:r>
          </w:p>
        </w:tc>
      </w:tr>
      <w:tr w:rsidR="00812F87" w14:paraId="1D905B38" w14:textId="77777777" w:rsidTr="00E727CF">
        <w:trPr>
          <w:trHeight w:val="1772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0D499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492B4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Invoke Tool Runner and test tool using </w:t>
            </w:r>
            <w:proofErr w:type="spellStart"/>
            <w:r>
              <w:rPr>
                <w:rFonts w:ascii="Arial" w:hAnsi="Arial"/>
                <w:i/>
                <w:iCs/>
              </w:rPr>
              <w:t>runner_run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_ATC-3.sh as follows:</w:t>
            </w:r>
          </w:p>
          <w:p w14:paraId="7F1CF188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46AEF36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 xml:space="preserve">./runner_run_ATC-3.sh </w:t>
            </w:r>
          </w:p>
          <w:p w14:paraId="6567A762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6AF6EA88" w14:textId="548D405A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TESTER’S NOTES: check</w:t>
            </w:r>
          </w:p>
        </w:tc>
      </w:tr>
      <w:tr w:rsidR="00812F87" w14:paraId="59B77BEE" w14:textId="77777777" w:rsidTr="00E727CF">
        <w:trPr>
          <w:trHeight w:val="800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837E7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6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57A7A" w14:textId="743B599F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]\runner_ATC-3_logfile.txt documents that the Tool Runner and test tool QA Status is TEST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860D5" w14:textId="395A3B3D" w:rsidR="00812F87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812F87" w14:paraId="0191ECD8" w14:textId="77777777" w:rsidTr="00E727CF">
        <w:trPr>
          <w:trHeight w:val="1430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A4E46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8DD7A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Delete addfile.txt file from directory. </w:t>
            </w:r>
          </w:p>
          <w:p w14:paraId="2B05525C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6356061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TESTER’S NOTES: This added file is in the </w:t>
            </w:r>
            <w:proofErr w:type="spellStart"/>
            <w:r>
              <w:rPr>
                <w:rFonts w:ascii="Arial" w:hAnsi="Arial"/>
                <w:i/>
                <w:iCs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(TEST_CACIE), navigated back to this directory and entered the following command:</w:t>
            </w:r>
          </w:p>
          <w:p w14:paraId="32E21F20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Rm addfile.txt</w:t>
            </w:r>
          </w:p>
          <w:p w14:paraId="43BE961F" w14:textId="73AC450E" w:rsidR="008A686F" w:rsidRDefault="008A686F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812F87" w14:paraId="4B43CD29" w14:textId="77777777" w:rsidTr="00DD4AAC">
        <w:trPr>
          <w:trHeight w:val="1187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7DC2E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85A25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Navigated back to the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]\ca-surf-test before this next step.</w:t>
            </w:r>
          </w:p>
          <w:p w14:paraId="3D16E3A8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Invoke Tool Runner and test tool using </w:t>
            </w:r>
            <w:proofErr w:type="spellStart"/>
            <w:r>
              <w:rPr>
                <w:rFonts w:ascii="Arial" w:hAnsi="Arial"/>
                <w:i/>
                <w:iCs/>
              </w:rPr>
              <w:t>runner_run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_ATC-3.sh as follows:</w:t>
            </w:r>
          </w:p>
          <w:p w14:paraId="32286FEF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45AFDBD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 xml:space="preserve">./runner_run_ATC-3.sh </w:t>
            </w:r>
          </w:p>
          <w:p w14:paraId="41C5144D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274F0BA" w14:textId="40A8A33E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TESTER’S NOTES: check</w:t>
            </w:r>
          </w:p>
        </w:tc>
      </w:tr>
      <w:tr w:rsidR="00963AA7" w14:paraId="1F8925B4" w14:textId="77777777" w:rsidTr="00E727CF">
        <w:trPr>
          <w:trHeight w:val="1925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28394" w14:textId="77777777" w:rsidR="00963AA7" w:rsidRDefault="00963AA7" w:rsidP="00963AA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6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B82A9" w14:textId="340EA5DC" w:rsidR="00963AA7" w:rsidRPr="00577B9F" w:rsidRDefault="00963AA7" w:rsidP="00963AA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577B9F">
              <w:rPr>
                <w:rFonts w:ascii="Arial" w:hAnsi="Arial"/>
              </w:rPr>
              <w:t>Verify [</w:t>
            </w:r>
            <w:proofErr w:type="spellStart"/>
            <w:r w:rsidRPr="00577B9F">
              <w:rPr>
                <w:rFonts w:ascii="Arial" w:hAnsi="Arial"/>
              </w:rPr>
              <w:t>Testing_Directory</w:t>
            </w:r>
            <w:proofErr w:type="spellEnd"/>
            <w:r w:rsidRPr="00577B9F">
              <w:rPr>
                <w:rFonts w:ascii="Arial" w:hAnsi="Arial"/>
              </w:rPr>
              <w:t>]\runner_ATC-</w:t>
            </w:r>
            <w:r w:rsidR="00284665">
              <w:rPr>
                <w:rFonts w:ascii="Arial" w:hAnsi="Arial"/>
              </w:rPr>
              <w:t>3</w:t>
            </w:r>
            <w:r w:rsidRPr="00577B9F">
              <w:rPr>
                <w:rFonts w:ascii="Arial" w:hAnsi="Arial"/>
              </w:rPr>
              <w:t xml:space="preserve">_logfile.txt documents that the </w:t>
            </w:r>
            <w:r w:rsidRPr="00577B9F">
              <w:rPr>
                <w:rFonts w:ascii="Arial" w:hAnsi="Arial"/>
                <w:b/>
                <w:bCs/>
              </w:rPr>
              <w:t>Tool Runner</w:t>
            </w:r>
            <w:r w:rsidRPr="00577B9F">
              <w:rPr>
                <w:rFonts w:ascii="Arial" w:hAnsi="Arial"/>
              </w:rPr>
              <w:t xml:space="preserve"> QA Status is QUALIFIED </w:t>
            </w:r>
          </w:p>
          <w:p w14:paraId="05103808" w14:textId="77777777" w:rsidR="00963AA7" w:rsidRPr="00577B9F" w:rsidRDefault="00963AA7" w:rsidP="00963AA7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5C720950" w14:textId="0E82B3B7" w:rsidR="00963AA7" w:rsidRDefault="00963AA7" w:rsidP="00963AA7">
            <w:pPr>
              <w:pStyle w:val="H1bodytext"/>
              <w:spacing w:after="0"/>
              <w:ind w:left="0"/>
              <w:jc w:val="both"/>
              <w:rPr>
                <w:rFonts w:ascii="Arial" w:hAnsi="Arial"/>
                <w:i/>
                <w:iCs/>
              </w:rPr>
            </w:pPr>
            <w:r w:rsidRPr="00577B9F">
              <w:rPr>
                <w:rFonts w:ascii="Arial" w:hAnsi="Arial"/>
              </w:rPr>
              <w:t>NOTE: Tool Runner is now on the approved tool list in the test repository—see [</w:t>
            </w:r>
            <w:proofErr w:type="spellStart"/>
            <w:r w:rsidRPr="00577B9F">
              <w:rPr>
                <w:rFonts w:ascii="Arial" w:hAnsi="Arial"/>
              </w:rPr>
              <w:t>Test_Repo_Name</w:t>
            </w:r>
            <w:proofErr w:type="spellEnd"/>
            <w:r w:rsidRPr="00577B9F">
              <w:rPr>
                <w:rFonts w:ascii="Arial" w:hAnsi="Arial"/>
              </w:rPr>
              <w:t>]\</w:t>
            </w:r>
            <w:proofErr w:type="spellStart"/>
            <w:r w:rsidRPr="00577B9F">
              <w:rPr>
                <w:rFonts w:ascii="Arial" w:hAnsi="Arial"/>
              </w:rPr>
              <w:t>pylib</w:t>
            </w:r>
            <w:proofErr w:type="spellEnd"/>
            <w:r w:rsidRPr="00577B9F">
              <w:rPr>
                <w:rFonts w:ascii="Arial" w:hAnsi="Arial"/>
              </w:rPr>
              <w:t>\runner\</w:t>
            </w:r>
            <w:proofErr w:type="spellStart"/>
            <w:r w:rsidRPr="00577B9F">
              <w:rPr>
                <w:rFonts w:ascii="Arial" w:hAnsi="Arial"/>
              </w:rPr>
              <w:t>config.json</w:t>
            </w:r>
            <w:proofErr w:type="spellEnd"/>
            <w:r w:rsidRPr="00577B9F">
              <w:rPr>
                <w:rFonts w:ascii="Arial" w:hAnsi="Arial"/>
              </w:rPr>
              <w:t xml:space="preserve"> to verify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C17C8" w14:textId="01EFF0CE" w:rsidR="00963AA7" w:rsidRDefault="00963AA7" w:rsidP="00963AA7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963AA7" w14:paraId="7D4F53AD" w14:textId="77777777" w:rsidTr="00E727CF">
        <w:trPr>
          <w:trHeight w:val="1745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84042" w14:textId="77777777" w:rsidR="00963AA7" w:rsidRDefault="00963AA7" w:rsidP="00963AA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6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09BC6" w14:textId="30FDC7DB" w:rsidR="00963AA7" w:rsidRPr="00577B9F" w:rsidRDefault="00963AA7" w:rsidP="00963AA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577B9F">
              <w:rPr>
                <w:rFonts w:ascii="Arial" w:hAnsi="Arial"/>
              </w:rPr>
              <w:t>Verify that [</w:t>
            </w:r>
            <w:proofErr w:type="spellStart"/>
            <w:r w:rsidRPr="00577B9F">
              <w:rPr>
                <w:rFonts w:ascii="Arial" w:hAnsi="Arial"/>
              </w:rPr>
              <w:t>Testing_Directory</w:t>
            </w:r>
            <w:proofErr w:type="spellEnd"/>
            <w:r w:rsidRPr="00577B9F">
              <w:rPr>
                <w:rFonts w:ascii="Arial" w:hAnsi="Arial"/>
              </w:rPr>
              <w:t>]\runner_ATC-</w:t>
            </w:r>
            <w:r w:rsidR="00284665">
              <w:rPr>
                <w:rFonts w:ascii="Arial" w:hAnsi="Arial"/>
              </w:rPr>
              <w:t>3</w:t>
            </w:r>
            <w:r w:rsidRPr="00577B9F">
              <w:rPr>
                <w:rFonts w:ascii="Arial" w:hAnsi="Arial"/>
              </w:rPr>
              <w:t xml:space="preserve">_logfile.txt documents that the </w:t>
            </w:r>
            <w:r w:rsidRPr="00577B9F">
              <w:rPr>
                <w:rFonts w:ascii="Arial" w:hAnsi="Arial"/>
                <w:b/>
                <w:bCs/>
              </w:rPr>
              <w:t>Invoked tool</w:t>
            </w:r>
            <w:r w:rsidRPr="00577B9F">
              <w:rPr>
                <w:rFonts w:ascii="Arial" w:hAnsi="Arial"/>
              </w:rPr>
              <w:t xml:space="preserve"> QA Status is QUALIFIED </w:t>
            </w:r>
          </w:p>
          <w:p w14:paraId="27B4CC87" w14:textId="77777777" w:rsidR="00963AA7" w:rsidRPr="00577B9F" w:rsidRDefault="00963AA7" w:rsidP="00963AA7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36ABEDF4" w14:textId="6C26609D" w:rsidR="00963AA7" w:rsidRDefault="00963AA7" w:rsidP="00963AA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577B9F">
              <w:rPr>
                <w:rFonts w:ascii="Arial" w:hAnsi="Arial"/>
              </w:rPr>
              <w:t>NOTE: Invoked tool is on the approved tool list in the test repository—see [</w:t>
            </w:r>
            <w:proofErr w:type="spellStart"/>
            <w:r w:rsidRPr="00577B9F">
              <w:rPr>
                <w:rFonts w:ascii="Arial" w:hAnsi="Arial"/>
              </w:rPr>
              <w:t>Test_Repo_Name</w:t>
            </w:r>
            <w:proofErr w:type="spellEnd"/>
            <w:r w:rsidRPr="00577B9F">
              <w:rPr>
                <w:rFonts w:ascii="Arial" w:hAnsi="Arial"/>
              </w:rPr>
              <w:t>]\</w:t>
            </w:r>
            <w:proofErr w:type="spellStart"/>
            <w:r w:rsidRPr="00577B9F">
              <w:rPr>
                <w:rFonts w:ascii="Arial" w:hAnsi="Arial"/>
              </w:rPr>
              <w:t>pylib</w:t>
            </w:r>
            <w:proofErr w:type="spellEnd"/>
            <w:r w:rsidRPr="00577B9F">
              <w:rPr>
                <w:rFonts w:ascii="Arial" w:hAnsi="Arial"/>
              </w:rPr>
              <w:t>\runner\</w:t>
            </w:r>
            <w:proofErr w:type="spellStart"/>
            <w:r w:rsidRPr="00577B9F">
              <w:rPr>
                <w:rFonts w:ascii="Arial" w:hAnsi="Arial"/>
              </w:rPr>
              <w:t>config.json</w:t>
            </w:r>
            <w:proofErr w:type="spellEnd"/>
            <w:r w:rsidRPr="00577B9F">
              <w:rPr>
                <w:rFonts w:ascii="Arial" w:hAnsi="Arial"/>
              </w:rPr>
              <w:t xml:space="preserve"> to verify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47311" w14:textId="300B9628" w:rsidR="00963AA7" w:rsidRDefault="00963AA7" w:rsidP="00963AA7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812F87" w14:paraId="024B2F12" w14:textId="77777777" w:rsidTr="00E727CF">
        <w:trPr>
          <w:trHeight w:val="890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A0177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55042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] </w:t>
            </w:r>
          </w:p>
          <w:p w14:paraId="08E4AC8D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D27288B" w14:textId="47BC5605" w:rsidR="00812F87" w:rsidRDefault="00812F87" w:rsidP="00812F87">
            <w:pPr>
              <w:pStyle w:val="H1bodytext"/>
              <w:spacing w:after="0"/>
              <w:ind w:left="0"/>
              <w:jc w:val="both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TESTER’S NOTES: check</w:t>
            </w:r>
          </w:p>
        </w:tc>
      </w:tr>
      <w:tr w:rsidR="00812F87" w14:paraId="48D9226A" w14:textId="77777777" w:rsidTr="00E727CF">
        <w:trPr>
          <w:trHeight w:val="1160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97F76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06431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2010918E" w14:textId="77777777" w:rsidR="00812F87" w:rsidRDefault="00812F87" w:rsidP="00812F87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checkout development </w:t>
            </w:r>
          </w:p>
          <w:p w14:paraId="36ACC1D7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5102E9E" w14:textId="1C951300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TESTER’S NOTES: check</w:t>
            </w:r>
          </w:p>
        </w:tc>
      </w:tr>
      <w:tr w:rsidR="00812F87" w14:paraId="32D1ED34" w14:textId="77777777" w:rsidTr="00E727CF">
        <w:trPr>
          <w:trHeight w:val="845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A0D21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8FE91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] \ca-surf-test\ </w:t>
            </w:r>
          </w:p>
          <w:p w14:paraId="56FAB07B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5A695EA" w14:textId="6A51342D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TESTER’S NOTES: check</w:t>
            </w:r>
          </w:p>
        </w:tc>
      </w:tr>
      <w:tr w:rsidR="00812F87" w14:paraId="25A1642B" w14:textId="77777777" w:rsidTr="00E727CF">
        <w:trPr>
          <w:trHeight w:val="1655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5AA66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87D93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Invoke Tool Runner and test tool using runner_run_ATC-3.sh as follows</w:t>
            </w:r>
          </w:p>
          <w:p w14:paraId="16863E55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711F2C2" w14:textId="77777777" w:rsidR="00812F87" w:rsidRDefault="00812F87" w:rsidP="00812F87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 xml:space="preserve">./runner_run_ATC-3.sh </w:t>
            </w:r>
          </w:p>
          <w:p w14:paraId="469AD8F0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493C33F0" w14:textId="3D814E92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TESTER’S NOTES: check</w:t>
            </w:r>
          </w:p>
        </w:tc>
      </w:tr>
      <w:tr w:rsidR="00812F87" w14:paraId="21A04731" w14:textId="77777777" w:rsidTr="00E727CF">
        <w:trPr>
          <w:trHeight w:val="845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C8144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6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7D7A9" w14:textId="516B655C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>
              <w:rPr>
                <w:rFonts w:ascii="Arial" w:hAnsi="Arial"/>
              </w:rPr>
              <w:t>\runner_ATC-3_logfile.txt documents that the Tool Runner and test tool QA Status is TEST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92C96" w14:textId="7636F238" w:rsidR="00812F87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812F87" w14:paraId="5CC1FC85" w14:textId="77777777" w:rsidTr="00E727CF">
        <w:trPr>
          <w:trHeight w:val="575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7EE55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EE9F4" w14:textId="56EDFA95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</w:p>
        </w:tc>
      </w:tr>
      <w:tr w:rsidR="00812F87" w14:paraId="16E896C3" w14:textId="77777777" w:rsidTr="00DD4AAC">
        <w:trPr>
          <w:trHeight w:val="1313"/>
        </w:trPr>
        <w:tc>
          <w:tcPr>
            <w:tcW w:w="2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17414" w14:textId="77777777" w:rsidR="00812F87" w:rsidRDefault="00812F87" w:rsidP="00812F87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25044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4F3E18E5" w14:textId="77777777" w:rsidR="00812F87" w:rsidRDefault="00812F87" w:rsidP="00812F87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checkout master </w:t>
            </w:r>
          </w:p>
          <w:p w14:paraId="1C4DDB04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6055DB5" w14:textId="71D7E96A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TESTER’S NOTES: check</w:t>
            </w:r>
          </w:p>
        </w:tc>
      </w:tr>
    </w:tbl>
    <w:p w14:paraId="3B60B5EA" w14:textId="40C89F6C" w:rsidR="00516AE1" w:rsidRDefault="00516AE1"/>
    <w:p w14:paraId="6B98D49D" w14:textId="77777777" w:rsidR="00516AE1" w:rsidRDefault="00516AE1">
      <w:pPr>
        <w:spacing w:after="160" w:line="259" w:lineRule="auto"/>
      </w:pPr>
      <w:r>
        <w:br w:type="page"/>
      </w:r>
    </w:p>
    <w:p w14:paraId="612177D4" w14:textId="77777777" w:rsidR="00516AE1" w:rsidRPr="003855CB" w:rsidRDefault="00516AE1" w:rsidP="00516AE1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4EC398C5" w14:textId="63C77E1B" w:rsidR="009B34ED" w:rsidRDefault="00F96E37">
      <w:r w:rsidRPr="00F96E37">
        <w:rPr>
          <w:noProof/>
        </w:rPr>
        <w:drawing>
          <wp:inline distT="0" distB="0" distL="0" distR="0" wp14:anchorId="0A3172AB" wp14:editId="09F0DD3F">
            <wp:extent cx="6400800" cy="4657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b="31981"/>
                    <a:stretch/>
                  </pic:blipFill>
                  <pic:spPr bwMode="auto">
                    <a:xfrm>
                      <a:off x="0" y="0"/>
                      <a:ext cx="64008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1530"/>
        <w:gridCol w:w="4314"/>
        <w:gridCol w:w="2706"/>
        <w:gridCol w:w="1530"/>
      </w:tblGrid>
      <w:tr w:rsidR="009B34ED" w14:paraId="015A739C" w14:textId="77777777" w:rsidTr="00DD4AAC">
        <w:trPr>
          <w:cantSplit/>
          <w:trHeight w:val="557"/>
          <w:tblHeader/>
        </w:trPr>
        <w:tc>
          <w:tcPr>
            <w:tcW w:w="10080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49CE1077" w14:textId="67B86E7D" w:rsidR="009B34ED" w:rsidRPr="00F75E9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932809">
              <w:rPr>
                <w:rFonts w:ascii="Arial" w:hAnsi="Arial"/>
                <w:b/>
              </w:rPr>
              <w:t xml:space="preserve">Table </w:t>
            </w:r>
            <w:r w:rsidR="003855CB">
              <w:rPr>
                <w:rFonts w:ascii="Arial" w:hAnsi="Arial"/>
                <w:b/>
              </w:rPr>
              <w:t>A-5</w:t>
            </w:r>
            <w:r w:rsidRPr="00932809">
              <w:rPr>
                <w:rFonts w:ascii="Arial" w:hAnsi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AC3692">
              <w:rPr>
                <w:rFonts w:ascii="Arial" w:hAnsi="Arial" w:cs="Arial"/>
                <w:b/>
              </w:rPr>
              <w:t xml:space="preserve">Acceptance </w:t>
            </w:r>
            <w:r w:rsidRPr="00932809">
              <w:rPr>
                <w:rFonts w:ascii="Arial" w:hAnsi="Arial"/>
                <w:b/>
              </w:rPr>
              <w:t>Test</w:t>
            </w:r>
            <w:r w:rsidR="00AC3692">
              <w:rPr>
                <w:rFonts w:ascii="Arial" w:hAnsi="Arial"/>
                <w:b/>
              </w:rPr>
              <w:t xml:space="preserve"> </w:t>
            </w:r>
            <w:r w:rsidRPr="00A96123">
              <w:rPr>
                <w:rFonts w:ascii="Arial" w:hAnsi="Arial"/>
                <w:b/>
              </w:rPr>
              <w:t xml:space="preserve">Plan Case </w:t>
            </w:r>
            <w:r>
              <w:rPr>
                <w:rFonts w:ascii="Arial" w:hAnsi="Arial"/>
                <w:b/>
              </w:rPr>
              <w:t>4</w:t>
            </w:r>
            <w:r w:rsidR="00AC3692">
              <w:rPr>
                <w:rFonts w:ascii="Arial" w:hAnsi="Arial"/>
                <w:b/>
              </w:rPr>
              <w:t>: Linux Platform</w:t>
            </w:r>
          </w:p>
        </w:tc>
      </w:tr>
      <w:tr w:rsidR="004D654D" w14:paraId="4B2EA131" w14:textId="77777777" w:rsidTr="00DD4AAC">
        <w:trPr>
          <w:cantSplit/>
          <w:trHeight w:val="557"/>
          <w:tblHeader/>
        </w:trPr>
        <w:tc>
          <w:tcPr>
            <w:tcW w:w="5844" w:type="dxa"/>
            <w:gridSpan w:val="2"/>
            <w:vAlign w:val="center"/>
          </w:tcPr>
          <w:p w14:paraId="115D1A48" w14:textId="0E4C0F86" w:rsidR="004D654D" w:rsidRPr="007D0AAC" w:rsidRDefault="004D654D" w:rsidP="004D654D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bookmarkStart w:id="34" w:name="_Hlk41907576"/>
            <w:r>
              <w:rPr>
                <w:rFonts w:ascii="Arial" w:hAnsi="Arial"/>
                <w:b/>
                <w:sz w:val="20"/>
              </w:rPr>
              <w:t xml:space="preserve">Tool Runner Acceptance Testing </w:t>
            </w:r>
          </w:p>
          <w:p w14:paraId="760B52BC" w14:textId="78CF047A" w:rsidR="004D654D" w:rsidRPr="00F75E9F" w:rsidRDefault="004D654D" w:rsidP="004D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4</w:t>
            </w:r>
          </w:p>
        </w:tc>
        <w:tc>
          <w:tcPr>
            <w:tcW w:w="4236" w:type="dxa"/>
            <w:gridSpan w:val="2"/>
            <w:vAlign w:val="center"/>
          </w:tcPr>
          <w:p w14:paraId="2B71E36D" w14:textId="1F746B19" w:rsidR="004D654D" w:rsidRPr="00F75E9F" w:rsidRDefault="004D654D" w:rsidP="004D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 w:rsidR="00577B9F">
              <w:rPr>
                <w:rFonts w:ascii="Arial" w:hAnsi="Arial"/>
                <w:b/>
                <w:sz w:val="20"/>
              </w:rPr>
              <w:t>02/05/2020</w:t>
            </w:r>
          </w:p>
        </w:tc>
      </w:tr>
      <w:tr w:rsidR="004D654D" w14:paraId="7C665C4D" w14:textId="77777777" w:rsidTr="00DD4AAC">
        <w:trPr>
          <w:cantSplit/>
          <w:trHeight w:val="557"/>
          <w:tblHeader/>
        </w:trPr>
        <w:tc>
          <w:tcPr>
            <w:tcW w:w="5844" w:type="dxa"/>
            <w:gridSpan w:val="2"/>
            <w:vAlign w:val="center"/>
          </w:tcPr>
          <w:p w14:paraId="04A4F678" w14:textId="45D1BC41" w:rsidR="004D654D" w:rsidRPr="00F75E9F" w:rsidRDefault="004D654D" w:rsidP="004D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olive-</w:t>
            </w:r>
            <w:proofErr w:type="spellStart"/>
            <w:r>
              <w:rPr>
                <w:rFonts w:ascii="Arial" w:hAnsi="Arial"/>
                <w:i/>
                <w:iCs/>
              </w:rPr>
              <w:t>srv</w:t>
            </w:r>
            <w:proofErr w:type="spellEnd"/>
            <w:r>
              <w:rPr>
                <w:rFonts w:ascii="Arial" w:hAnsi="Arial"/>
                <w:i/>
                <w:iCs/>
              </w:rPr>
              <w:t>\samba\backups\CAVE\</w:t>
            </w:r>
            <w:proofErr w:type="spellStart"/>
            <w:r>
              <w:rPr>
                <w:rFonts w:ascii="Arial" w:hAnsi="Arial"/>
                <w:i/>
                <w:iCs/>
              </w:rPr>
              <w:t>sara</w:t>
            </w:r>
            <w:proofErr w:type="spellEnd"/>
            <w:r>
              <w:rPr>
                <w:rFonts w:ascii="Arial" w:hAnsi="Arial"/>
                <w:i/>
                <w:iCs/>
              </w:rPr>
              <w:t>- sandbox\</w:t>
            </w:r>
            <w:proofErr w:type="spellStart"/>
            <w:r>
              <w:rPr>
                <w:rFonts w:ascii="Arial" w:hAnsi="Arial"/>
                <w:i/>
                <w:iCs/>
              </w:rPr>
              <w:t>ToolsTesting</w:t>
            </w:r>
            <w:proofErr w:type="spellEnd"/>
            <w:r>
              <w:rPr>
                <w:rFonts w:ascii="Arial" w:hAnsi="Arial"/>
                <w:i/>
                <w:iCs/>
              </w:rPr>
              <w:t>\</w:t>
            </w:r>
            <w:proofErr w:type="spellStart"/>
            <w:r>
              <w:rPr>
                <w:rFonts w:ascii="Arial" w:hAnsi="Arial"/>
                <w:i/>
                <w:iCs/>
              </w:rPr>
              <w:t>runner_atc_testing_model_linux</w:t>
            </w:r>
            <w:proofErr w:type="spellEnd"/>
            <w:r>
              <w:rPr>
                <w:rFonts w:ascii="Arial" w:hAnsi="Arial"/>
                <w:i/>
                <w:iCs/>
              </w:rPr>
              <w:t>\</w:t>
            </w:r>
            <w:r>
              <w:t xml:space="preserve"> </w:t>
            </w:r>
            <w:r w:rsidRPr="003855CB">
              <w:rPr>
                <w:rFonts w:ascii="Arial" w:hAnsi="Arial"/>
                <w:i/>
                <w:iCs/>
              </w:rPr>
              <w:t>runner_</w:t>
            </w:r>
            <w:r>
              <w:rPr>
                <w:rFonts w:ascii="Arial" w:hAnsi="Arial"/>
                <w:i/>
                <w:iCs/>
              </w:rPr>
              <w:t>ATC</w:t>
            </w:r>
            <w:r w:rsidRPr="003855CB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3855CB">
              <w:rPr>
                <w:rFonts w:ascii="Arial" w:hAnsi="Arial"/>
                <w:i/>
                <w:iCs/>
              </w:rPr>
              <w:t>_logfile.txt</w:t>
            </w:r>
          </w:p>
        </w:tc>
        <w:tc>
          <w:tcPr>
            <w:tcW w:w="4236" w:type="dxa"/>
            <w:gridSpan w:val="2"/>
            <w:vAlign w:val="center"/>
          </w:tcPr>
          <w:p w14:paraId="47900D98" w14:textId="0263A4AC" w:rsidR="004D654D" w:rsidRPr="00F75E9F" w:rsidRDefault="004D654D" w:rsidP="004D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r w:rsidR="00577B9F">
              <w:rPr>
                <w:rFonts w:ascii="Arial" w:hAnsi="Arial"/>
                <w:b/>
                <w:sz w:val="20"/>
              </w:rPr>
              <w:t>Christian Hall</w:t>
            </w:r>
            <w:r w:rsidRPr="004A568C">
              <w:rPr>
                <w:rFonts w:ascii="Arial" w:hAnsi="Arial"/>
                <w:b/>
                <w:sz w:val="20"/>
              </w:rPr>
              <w:t xml:space="preserve"> </w:t>
            </w:r>
          </w:p>
        </w:tc>
      </w:tr>
      <w:bookmarkEnd w:id="34"/>
      <w:tr w:rsidR="004D654D" w14:paraId="7B1FBE5E" w14:textId="77777777" w:rsidTr="00DD4AAC">
        <w:trPr>
          <w:cantSplit/>
          <w:trHeight w:val="557"/>
          <w:tblHeader/>
        </w:trPr>
        <w:tc>
          <w:tcPr>
            <w:tcW w:w="10080" w:type="dxa"/>
            <w:gridSpan w:val="4"/>
            <w:vAlign w:val="center"/>
          </w:tcPr>
          <w:p w14:paraId="7DEFFF3D" w14:textId="181C13C0" w:rsidR="004D654D" w:rsidRPr="00F75E9F" w:rsidRDefault="004D654D" w:rsidP="004D654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rPr>
                <w:rFonts w:ascii="Arial" w:hAnsi="Arial"/>
                <w:i/>
                <w:iCs/>
              </w:rPr>
              <w:t xml:space="preserve"> olive-srv\samba\backups\CAVE\sara-sandbox\ToolsTesting\runner_atc_testing_model_linux</w:t>
            </w:r>
          </w:p>
        </w:tc>
      </w:tr>
      <w:tr w:rsidR="009B34ED" w:rsidRPr="00572F5F" w14:paraId="16CA4271" w14:textId="77777777" w:rsidTr="00E727CF">
        <w:trPr>
          <w:cantSplit/>
          <w:trHeight w:val="530"/>
          <w:tblHeader/>
        </w:trPr>
        <w:tc>
          <w:tcPr>
            <w:tcW w:w="15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BD71C0E" w14:textId="77777777" w:rsidR="009B34ED" w:rsidRPr="00572F5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702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65BFAF5" w14:textId="77777777" w:rsidR="009B34ED" w:rsidRPr="00572F5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1B779D9" w14:textId="77777777" w:rsidR="009B34ED" w:rsidRPr="00572F5F" w:rsidRDefault="009B34ED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tr w:rsidR="00812F87" w14:paraId="2C42E3DC" w14:textId="77777777" w:rsidTr="00E727CF">
        <w:trPr>
          <w:trHeight w:val="1790"/>
        </w:trPr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C7E8B" w14:textId="2D360A2C" w:rsidR="00812F87" w:rsidRDefault="00F239EB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CACIE-runner.py-TC</w:t>
            </w:r>
            <w:r w:rsidR="00812F87">
              <w:rPr>
                <w:rFonts w:ascii="Arial" w:hAnsi="Arial"/>
                <w:i/>
                <w:iCs/>
              </w:rPr>
              <w:t>-4</w:t>
            </w:r>
          </w:p>
        </w:tc>
        <w:tc>
          <w:tcPr>
            <w:tcW w:w="85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06C8D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the 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>] and add file addfile.txt to directory</w:t>
            </w:r>
          </w:p>
          <w:p w14:paraId="27610469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4FF309E8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9CFFA59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TESTER’S NOTES: Enter the following command:</w:t>
            </w:r>
          </w:p>
          <w:p w14:paraId="7D366EBA" w14:textId="7AC405D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Touch addfile.txt</w:t>
            </w:r>
          </w:p>
        </w:tc>
      </w:tr>
      <w:tr w:rsidR="00812F87" w14:paraId="30873F17" w14:textId="77777777" w:rsidTr="00E727CF">
        <w:trPr>
          <w:trHeight w:val="1610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465E" w14:textId="77777777" w:rsidR="00812F87" w:rsidRDefault="00812F87" w:rsidP="00812F8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5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1E990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Enter the following commands: </w:t>
            </w:r>
          </w:p>
          <w:p w14:paraId="198A40B6" w14:textId="77777777" w:rsidR="00812F87" w:rsidRDefault="00812F87" w:rsidP="00812F87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add addfile.txt </w:t>
            </w:r>
          </w:p>
          <w:p w14:paraId="67E14248" w14:textId="77777777" w:rsidR="00812F87" w:rsidRDefault="00812F87" w:rsidP="00812F87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commit -m ‘test commit’</w:t>
            </w:r>
          </w:p>
          <w:p w14:paraId="47B8BEE3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411F8EC" w14:textId="157FF88A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TESTER’S NOTES: check</w:t>
            </w:r>
          </w:p>
        </w:tc>
      </w:tr>
      <w:tr w:rsidR="00812F87" w14:paraId="2390B4DD" w14:textId="77777777" w:rsidTr="00E727CF">
        <w:trPr>
          <w:trHeight w:val="1250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C2886" w14:textId="77777777" w:rsidR="00812F87" w:rsidRDefault="00812F87" w:rsidP="00812F8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5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A8537" w14:textId="77777777" w:rsidR="00812F87" w:rsidRPr="00711259" w:rsidRDefault="00812F87" w:rsidP="00812F87">
            <w:pPr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] \ca-surf-test\  </w:t>
            </w:r>
          </w:p>
          <w:p w14:paraId="66758AD6" w14:textId="77777777" w:rsidR="00812F87" w:rsidRPr="00711259" w:rsidRDefault="00812F87" w:rsidP="00812F8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  <w:p w14:paraId="4EFB8E58" w14:textId="465C1752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11259">
              <w:rPr>
                <w:rFonts w:ascii="Arial" w:hAnsi="Arial"/>
                <w:i/>
                <w:iCs/>
                <w:sz w:val="24"/>
                <w:szCs w:val="24"/>
              </w:rPr>
              <w:t xml:space="preserve">TESTER’S NOTES: </w:t>
            </w:r>
            <w:r>
              <w:rPr>
                <w:rFonts w:ascii="Arial" w:hAnsi="Arial"/>
                <w:i/>
                <w:iCs/>
              </w:rPr>
              <w:t>check</w:t>
            </w:r>
          </w:p>
        </w:tc>
      </w:tr>
      <w:tr w:rsidR="00812F87" w14:paraId="27452891" w14:textId="77777777" w:rsidTr="00E727CF">
        <w:trPr>
          <w:trHeight w:val="1880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75589" w14:textId="77777777" w:rsidR="00812F87" w:rsidRDefault="00812F87" w:rsidP="00812F8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5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B1F2B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Invoke Tool Runner and test tool as follows:</w:t>
            </w:r>
          </w:p>
          <w:p w14:paraId="53277728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48FE186" w14:textId="58CF3FE5" w:rsidR="00812F87" w:rsidRDefault="00812F87" w:rsidP="00812F87">
            <w:pPr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 xml:space="preserve">./runner_run_ATC-4.sh </w:t>
            </w:r>
          </w:p>
          <w:p w14:paraId="21D31381" w14:textId="77777777" w:rsidR="00812F87" w:rsidRPr="00711259" w:rsidRDefault="00812F87" w:rsidP="00812F8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  <w:p w14:paraId="699F81D8" w14:textId="4ECBC4D8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11259">
              <w:rPr>
                <w:rFonts w:ascii="Arial" w:hAnsi="Arial"/>
                <w:i/>
                <w:iCs/>
                <w:sz w:val="24"/>
                <w:szCs w:val="24"/>
              </w:rPr>
              <w:t xml:space="preserve">TESTER’S NOTES: </w:t>
            </w:r>
            <w:r>
              <w:rPr>
                <w:rFonts w:ascii="Arial" w:hAnsi="Arial"/>
                <w:i/>
                <w:iCs/>
              </w:rPr>
              <w:t>check</w:t>
            </w:r>
          </w:p>
        </w:tc>
      </w:tr>
      <w:tr w:rsidR="00812F87" w14:paraId="5C25B306" w14:textId="77777777" w:rsidTr="00E727CF">
        <w:trPr>
          <w:trHeight w:val="1160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20823" w14:textId="77777777" w:rsidR="00812F87" w:rsidRDefault="00812F87" w:rsidP="00812F8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EE8CD" w14:textId="58EA98E1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]\runner_ATC-4_logfile.txt documents that the Code Versions indicate that that local and remote repositories are not synced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5E242" w14:textId="6A5A8902" w:rsidR="00812F87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812F87" w14:paraId="59318526" w14:textId="77777777" w:rsidTr="00E727CF">
        <w:trPr>
          <w:trHeight w:val="908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1DE19" w14:textId="77777777" w:rsidR="00812F87" w:rsidRDefault="00812F87" w:rsidP="00812F8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234A8" w14:textId="519B33F0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 \runner_ATC-4_logfile.txt documents that the Tool Runner and test tool QA Status is TEST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AE721" w14:textId="0807AB6E" w:rsidR="00812F87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812F87" w14:paraId="0113B750" w14:textId="77777777" w:rsidTr="00E727CF">
        <w:trPr>
          <w:trHeight w:val="818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DEA6E" w14:textId="77777777" w:rsidR="00812F87" w:rsidRDefault="00812F87" w:rsidP="00812F8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5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75FD2" w14:textId="6F06D2B1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</w:p>
        </w:tc>
      </w:tr>
      <w:tr w:rsidR="00812F87" w14:paraId="52944F08" w14:textId="77777777" w:rsidTr="00E727CF">
        <w:trPr>
          <w:trHeight w:val="2888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C1821" w14:textId="77777777" w:rsidR="00812F87" w:rsidRDefault="00812F87" w:rsidP="00812F8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5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DE2EA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commands:</w:t>
            </w:r>
          </w:p>
          <w:p w14:paraId="63E6D471" w14:textId="77777777" w:rsidR="00812F87" w:rsidRDefault="00812F87" w:rsidP="00812F87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log -2</w:t>
            </w:r>
          </w:p>
          <w:p w14:paraId="2970DE0D" w14:textId="77777777" w:rsidR="00812F87" w:rsidRDefault="00812F87" w:rsidP="00812F87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reset --hard [first 6 characters of second commit SHA-1 hash]</w:t>
            </w:r>
          </w:p>
          <w:p w14:paraId="6A0371E3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134F127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TESTER’S NOTES: There should be 2: choose the first 6 characters for the earliest time stamp; in this case it would be Sara’s</w:t>
            </w:r>
          </w:p>
          <w:p w14:paraId="071416ED" w14:textId="77777777" w:rsidR="00812F87" w:rsidRDefault="00812F87" w:rsidP="00812F87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39DC46C9" w14:textId="28C02697" w:rsidR="00812F87" w:rsidRDefault="00812F87" w:rsidP="00812F87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log -1 will allow you to see items to double check these last commands</w:t>
            </w:r>
          </w:p>
        </w:tc>
      </w:tr>
      <w:tr w:rsidR="00812F87" w14:paraId="61F77D6A" w14:textId="77777777" w:rsidTr="00E727CF">
        <w:trPr>
          <w:trHeight w:val="647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8C0B9" w14:textId="77777777" w:rsidR="00812F87" w:rsidRDefault="00812F87" w:rsidP="00812F8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5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63261" w14:textId="10A2B0FB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 \ca-surf-test\</w:t>
            </w:r>
          </w:p>
        </w:tc>
      </w:tr>
      <w:tr w:rsidR="00812F87" w14:paraId="373FA113" w14:textId="77777777" w:rsidTr="00E727CF">
        <w:trPr>
          <w:trHeight w:val="1367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344F7" w14:textId="77777777" w:rsidR="00812F87" w:rsidRDefault="00812F87" w:rsidP="00812F8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5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EC208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Invoke Tool Runner and test tool using </w:t>
            </w:r>
            <w:proofErr w:type="spellStart"/>
            <w:r>
              <w:rPr>
                <w:rFonts w:ascii="Arial" w:hAnsi="Arial"/>
                <w:i/>
                <w:iCs/>
              </w:rPr>
              <w:t>runner_run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_ATC-4.sh as follows:</w:t>
            </w:r>
          </w:p>
          <w:p w14:paraId="3DF69C53" w14:textId="77777777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861B3E8" w14:textId="38D7F9D0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./runner_run_ATC-4.sh</w:t>
            </w:r>
          </w:p>
        </w:tc>
      </w:tr>
      <w:tr w:rsidR="00812F87" w14:paraId="0C2C2816" w14:textId="77777777" w:rsidTr="00E727CF">
        <w:trPr>
          <w:trHeight w:val="1187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32EEB" w14:textId="77777777" w:rsidR="00812F87" w:rsidRDefault="00812F87" w:rsidP="00812F8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BBF1E" w14:textId="6AE675AB" w:rsidR="00812F87" w:rsidRDefault="00812F87" w:rsidP="00812F8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 \runner_ATC-4_logfile.txt documents that the local repository and remote repository versions are the same (no “not synced message”)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FC241" w14:textId="1AD4F509" w:rsidR="00812F87" w:rsidRDefault="00812F87" w:rsidP="00812F8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963AA7" w14:paraId="2673EE21" w14:textId="77777777" w:rsidTr="00E727CF">
        <w:trPr>
          <w:trHeight w:val="2060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A79D5" w14:textId="77777777" w:rsidR="00963AA7" w:rsidRDefault="00963AA7" w:rsidP="00963AA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29A83" w14:textId="12E8FBB8" w:rsidR="00963AA7" w:rsidRPr="00F96E37" w:rsidRDefault="00963AA7" w:rsidP="00963AA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F96E37">
              <w:rPr>
                <w:rFonts w:ascii="Arial" w:hAnsi="Arial"/>
              </w:rPr>
              <w:t>Verify [</w:t>
            </w:r>
            <w:proofErr w:type="spellStart"/>
            <w:r w:rsidRPr="00F96E37">
              <w:rPr>
                <w:rFonts w:ascii="Arial" w:hAnsi="Arial"/>
              </w:rPr>
              <w:t>Testing_Directory</w:t>
            </w:r>
            <w:proofErr w:type="spellEnd"/>
            <w:r w:rsidRPr="00F96E37">
              <w:rPr>
                <w:rFonts w:ascii="Arial" w:hAnsi="Arial"/>
              </w:rPr>
              <w:t>]\runner_ATC-</w:t>
            </w:r>
            <w:r w:rsidR="00284665">
              <w:rPr>
                <w:rFonts w:ascii="Arial" w:hAnsi="Arial"/>
              </w:rPr>
              <w:t>4</w:t>
            </w:r>
            <w:r w:rsidRPr="00F96E37">
              <w:rPr>
                <w:rFonts w:ascii="Arial" w:hAnsi="Arial"/>
              </w:rPr>
              <w:t xml:space="preserve">_logfile.txt documents that the </w:t>
            </w:r>
            <w:r w:rsidRPr="00F96E37">
              <w:rPr>
                <w:rFonts w:ascii="Arial" w:hAnsi="Arial"/>
                <w:b/>
                <w:bCs/>
              </w:rPr>
              <w:t>Tool Runner</w:t>
            </w:r>
            <w:r w:rsidRPr="00F96E37">
              <w:rPr>
                <w:rFonts w:ascii="Arial" w:hAnsi="Arial"/>
              </w:rPr>
              <w:t xml:space="preserve"> QA Status is QUALIFIED </w:t>
            </w:r>
          </w:p>
          <w:p w14:paraId="042E6C62" w14:textId="77777777" w:rsidR="00963AA7" w:rsidRPr="00F96E37" w:rsidRDefault="00963AA7" w:rsidP="00963AA7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68DE9C0A" w14:textId="2A78B489" w:rsidR="00963AA7" w:rsidRDefault="00963AA7" w:rsidP="00963AA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F96E37">
              <w:rPr>
                <w:rFonts w:ascii="Arial" w:hAnsi="Arial"/>
              </w:rPr>
              <w:t>NOTE: Tool Runner is now on the approved tool list in the test repository—see [</w:t>
            </w:r>
            <w:proofErr w:type="spellStart"/>
            <w:r w:rsidRPr="00F96E37">
              <w:rPr>
                <w:rFonts w:ascii="Arial" w:hAnsi="Arial"/>
              </w:rPr>
              <w:t>Test_Repo_Name</w:t>
            </w:r>
            <w:proofErr w:type="spellEnd"/>
            <w:r w:rsidRPr="00F96E37">
              <w:rPr>
                <w:rFonts w:ascii="Arial" w:hAnsi="Arial"/>
              </w:rPr>
              <w:t>]\</w:t>
            </w:r>
            <w:proofErr w:type="spellStart"/>
            <w:r w:rsidRPr="00F96E37">
              <w:rPr>
                <w:rFonts w:ascii="Arial" w:hAnsi="Arial"/>
              </w:rPr>
              <w:t>pylib</w:t>
            </w:r>
            <w:proofErr w:type="spellEnd"/>
            <w:r w:rsidRPr="00F96E37">
              <w:rPr>
                <w:rFonts w:ascii="Arial" w:hAnsi="Arial"/>
              </w:rPr>
              <w:t>\runner\</w:t>
            </w:r>
            <w:proofErr w:type="spellStart"/>
            <w:r w:rsidRPr="00F96E37">
              <w:rPr>
                <w:rFonts w:ascii="Arial" w:hAnsi="Arial"/>
              </w:rPr>
              <w:t>config.json</w:t>
            </w:r>
            <w:proofErr w:type="spellEnd"/>
            <w:r w:rsidRPr="00F96E37">
              <w:rPr>
                <w:rFonts w:ascii="Arial" w:hAnsi="Arial"/>
              </w:rPr>
              <w:t xml:space="preserve"> to verify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51282" w14:textId="14A04186" w:rsidR="00963AA7" w:rsidRDefault="00963AA7" w:rsidP="00963AA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963AA7" w14:paraId="25817FF4" w14:textId="77777777" w:rsidTr="00E727CF">
        <w:trPr>
          <w:trHeight w:val="1898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326DA" w14:textId="77777777" w:rsidR="00963AA7" w:rsidRDefault="00963AA7" w:rsidP="00963AA7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BD56F" w14:textId="0F0D8F8C" w:rsidR="00963AA7" w:rsidRPr="00F96E37" w:rsidRDefault="00963AA7" w:rsidP="00963AA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F96E37">
              <w:rPr>
                <w:rFonts w:ascii="Arial" w:hAnsi="Arial"/>
              </w:rPr>
              <w:t>Verify that [</w:t>
            </w:r>
            <w:proofErr w:type="spellStart"/>
            <w:r w:rsidRPr="00F96E37">
              <w:rPr>
                <w:rFonts w:ascii="Arial" w:hAnsi="Arial"/>
              </w:rPr>
              <w:t>Testing_Directory</w:t>
            </w:r>
            <w:proofErr w:type="spellEnd"/>
            <w:r w:rsidRPr="00F96E37">
              <w:rPr>
                <w:rFonts w:ascii="Arial" w:hAnsi="Arial"/>
              </w:rPr>
              <w:t>]\runner_ATC-</w:t>
            </w:r>
            <w:r w:rsidR="00284665">
              <w:rPr>
                <w:rFonts w:ascii="Arial" w:hAnsi="Arial"/>
              </w:rPr>
              <w:t>4</w:t>
            </w:r>
            <w:r w:rsidRPr="00F96E37">
              <w:rPr>
                <w:rFonts w:ascii="Arial" w:hAnsi="Arial"/>
              </w:rPr>
              <w:t xml:space="preserve">_logfile.txt documents that the </w:t>
            </w:r>
            <w:r w:rsidRPr="00F96E37">
              <w:rPr>
                <w:rFonts w:ascii="Arial" w:hAnsi="Arial"/>
                <w:b/>
                <w:bCs/>
              </w:rPr>
              <w:t>Invoked tool</w:t>
            </w:r>
            <w:r w:rsidRPr="00F96E37">
              <w:rPr>
                <w:rFonts w:ascii="Arial" w:hAnsi="Arial"/>
              </w:rPr>
              <w:t xml:space="preserve"> QA Status is QUALIFIED </w:t>
            </w:r>
          </w:p>
          <w:p w14:paraId="17F7E4BC" w14:textId="77777777" w:rsidR="00963AA7" w:rsidRPr="00F96E37" w:rsidRDefault="00963AA7" w:rsidP="00963AA7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5A965BBE" w14:textId="4F12CB04" w:rsidR="00963AA7" w:rsidRDefault="00963AA7" w:rsidP="00963AA7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F96E37">
              <w:rPr>
                <w:rFonts w:ascii="Arial" w:hAnsi="Arial"/>
              </w:rPr>
              <w:t>NOTE: Invoked tool is on the approved tool list in the test repository—see [</w:t>
            </w:r>
            <w:proofErr w:type="spellStart"/>
            <w:r w:rsidRPr="00F96E37">
              <w:rPr>
                <w:rFonts w:ascii="Arial" w:hAnsi="Arial"/>
              </w:rPr>
              <w:t>Test_Repo_Name</w:t>
            </w:r>
            <w:proofErr w:type="spellEnd"/>
            <w:r w:rsidRPr="00F96E37">
              <w:rPr>
                <w:rFonts w:ascii="Arial" w:hAnsi="Arial"/>
              </w:rPr>
              <w:t>]\</w:t>
            </w:r>
            <w:proofErr w:type="spellStart"/>
            <w:r w:rsidRPr="00F96E37">
              <w:rPr>
                <w:rFonts w:ascii="Arial" w:hAnsi="Arial"/>
              </w:rPr>
              <w:t>pylib</w:t>
            </w:r>
            <w:proofErr w:type="spellEnd"/>
            <w:r w:rsidRPr="00F96E37">
              <w:rPr>
                <w:rFonts w:ascii="Arial" w:hAnsi="Arial"/>
              </w:rPr>
              <w:t>\runner\</w:t>
            </w:r>
            <w:proofErr w:type="spellStart"/>
            <w:r w:rsidRPr="00F96E37">
              <w:rPr>
                <w:rFonts w:ascii="Arial" w:hAnsi="Arial"/>
              </w:rPr>
              <w:t>config.json</w:t>
            </w:r>
            <w:proofErr w:type="spellEnd"/>
            <w:r w:rsidRPr="00F96E37">
              <w:rPr>
                <w:rFonts w:ascii="Arial" w:hAnsi="Arial"/>
              </w:rPr>
              <w:t xml:space="preserve"> to verify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A7BF0" w14:textId="31E47609" w:rsidR="00963AA7" w:rsidRDefault="00963AA7" w:rsidP="00963AA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68639CE6" w14:textId="285926AC" w:rsidR="00516AE1" w:rsidRDefault="00516AE1"/>
    <w:p w14:paraId="7F2D658E" w14:textId="77777777" w:rsidR="00516AE1" w:rsidRDefault="00516AE1">
      <w:pPr>
        <w:spacing w:after="160" w:line="259" w:lineRule="auto"/>
      </w:pPr>
      <w:r>
        <w:br w:type="page"/>
      </w:r>
    </w:p>
    <w:p w14:paraId="7369C7FE" w14:textId="77777777" w:rsidR="00516AE1" w:rsidRPr="003855CB" w:rsidRDefault="00516AE1" w:rsidP="00516AE1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153EE162" w14:textId="34FD681D" w:rsidR="009B34ED" w:rsidRDefault="007D0260">
      <w:r w:rsidRPr="007D0260">
        <w:rPr>
          <w:noProof/>
        </w:rPr>
        <w:drawing>
          <wp:inline distT="0" distB="0" distL="0" distR="0" wp14:anchorId="4CD5FFC8" wp14:editId="1E310C44">
            <wp:extent cx="6400800" cy="1638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9" b="74460"/>
                    <a:stretch/>
                  </pic:blipFill>
                  <pic:spPr bwMode="auto">
                    <a:xfrm>
                      <a:off x="0" y="0"/>
                      <a:ext cx="64008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1980"/>
        <w:gridCol w:w="4404"/>
        <w:gridCol w:w="2379"/>
        <w:gridCol w:w="1295"/>
        <w:gridCol w:w="22"/>
      </w:tblGrid>
      <w:tr w:rsidR="009225C7" w14:paraId="0D5177D4" w14:textId="77777777" w:rsidTr="00240B2A">
        <w:trPr>
          <w:gridAfter w:val="1"/>
          <w:wAfter w:w="22" w:type="dxa"/>
          <w:cantSplit/>
          <w:trHeight w:val="432"/>
          <w:tblHeader/>
        </w:trPr>
        <w:tc>
          <w:tcPr>
            <w:tcW w:w="10058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66E57F4C" w14:textId="6594FCDD" w:rsidR="009225C7" w:rsidRDefault="009225C7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932809">
              <w:rPr>
                <w:rFonts w:ascii="Arial" w:hAnsi="Arial"/>
                <w:b/>
              </w:rPr>
              <w:t xml:space="preserve">Table </w:t>
            </w:r>
            <w:r w:rsidR="003855CB">
              <w:rPr>
                <w:rFonts w:ascii="Arial" w:hAnsi="Arial"/>
                <w:b/>
              </w:rPr>
              <w:t>A-6</w:t>
            </w:r>
            <w:r w:rsidRPr="00932809">
              <w:rPr>
                <w:rFonts w:ascii="Arial" w:hAnsi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2D7885">
              <w:rPr>
                <w:rFonts w:ascii="Arial" w:hAnsi="Arial" w:cs="Arial"/>
                <w:b/>
              </w:rPr>
              <w:t xml:space="preserve">Acceptance </w:t>
            </w:r>
            <w:r w:rsidRPr="00932809">
              <w:rPr>
                <w:rFonts w:ascii="Arial" w:hAnsi="Arial"/>
                <w:b/>
              </w:rPr>
              <w:t>Test</w:t>
            </w:r>
            <w:r w:rsidR="00AC3692">
              <w:rPr>
                <w:rFonts w:ascii="Arial" w:hAnsi="Arial"/>
                <w:b/>
              </w:rPr>
              <w:t xml:space="preserve"> </w:t>
            </w:r>
            <w:r w:rsidRPr="00A96123">
              <w:rPr>
                <w:rFonts w:ascii="Arial" w:hAnsi="Arial"/>
                <w:b/>
              </w:rPr>
              <w:t xml:space="preserve">Plan Case </w:t>
            </w:r>
            <w:r>
              <w:rPr>
                <w:rFonts w:ascii="Arial" w:hAnsi="Arial"/>
                <w:b/>
              </w:rPr>
              <w:t>5</w:t>
            </w:r>
            <w:r w:rsidR="00AC3692">
              <w:rPr>
                <w:rFonts w:ascii="Arial" w:hAnsi="Arial"/>
                <w:b/>
              </w:rPr>
              <w:t>: Linux Platform</w:t>
            </w:r>
          </w:p>
        </w:tc>
      </w:tr>
      <w:tr w:rsidR="009225C7" w:rsidRPr="00F75E9F" w14:paraId="58C7204D" w14:textId="77777777" w:rsidTr="00240B2A">
        <w:trPr>
          <w:cantSplit/>
          <w:trHeight w:val="728"/>
          <w:tblHeader/>
        </w:trPr>
        <w:tc>
          <w:tcPr>
            <w:tcW w:w="6384" w:type="dxa"/>
            <w:gridSpan w:val="2"/>
            <w:vAlign w:val="center"/>
          </w:tcPr>
          <w:p w14:paraId="06C07B13" w14:textId="7919DF32" w:rsidR="009225C7" w:rsidRPr="007D0AAC" w:rsidRDefault="009225C7" w:rsidP="00DD773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Acceptance Testing </w:t>
            </w:r>
          </w:p>
          <w:p w14:paraId="213E3D41" w14:textId="14C032FE" w:rsidR="009225C7" w:rsidRPr="00F75E9F" w:rsidRDefault="009225C7" w:rsidP="00DD773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 w:rsidR="00AC3692">
              <w:rPr>
                <w:rFonts w:ascii="Arial" w:hAnsi="Arial"/>
                <w:b/>
                <w:sz w:val="20"/>
              </w:rPr>
              <w:t>5</w:t>
            </w:r>
          </w:p>
        </w:tc>
        <w:tc>
          <w:tcPr>
            <w:tcW w:w="3696" w:type="dxa"/>
            <w:gridSpan w:val="3"/>
            <w:vAlign w:val="center"/>
          </w:tcPr>
          <w:p w14:paraId="6BC0A6AD" w14:textId="07AC276D" w:rsidR="009225C7" w:rsidRPr="00F75E9F" w:rsidRDefault="009225C7" w:rsidP="00DD773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 w:rsidR="007D0260">
              <w:rPr>
                <w:rFonts w:ascii="Arial" w:hAnsi="Arial"/>
                <w:b/>
                <w:sz w:val="20"/>
              </w:rPr>
              <w:t xml:space="preserve"> 02/05/2020</w:t>
            </w:r>
          </w:p>
        </w:tc>
      </w:tr>
      <w:tr w:rsidR="009225C7" w:rsidRPr="00F75E9F" w14:paraId="2C2A08FD" w14:textId="77777777" w:rsidTr="00240B2A">
        <w:trPr>
          <w:cantSplit/>
          <w:trHeight w:val="1412"/>
          <w:tblHeader/>
        </w:trPr>
        <w:tc>
          <w:tcPr>
            <w:tcW w:w="6384" w:type="dxa"/>
            <w:gridSpan w:val="2"/>
            <w:vAlign w:val="center"/>
          </w:tcPr>
          <w:p w14:paraId="6A2F01B6" w14:textId="77777777" w:rsidR="009225C7" w:rsidRPr="004A568C" w:rsidRDefault="009225C7" w:rsidP="00DD773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286197DB" w14:textId="2DA27FC7" w:rsidR="009225C7" w:rsidRPr="00F75E9F" w:rsidRDefault="007D0260" w:rsidP="00DD773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260">
              <w:rPr>
                <w:rFonts w:ascii="Arial" w:hAnsi="Arial"/>
                <w:i/>
                <w:iCs/>
              </w:rPr>
              <w:t>Tool Runner File Location for this test: olive-</w:t>
            </w:r>
            <w:proofErr w:type="spellStart"/>
            <w:r w:rsidRPr="007D0260">
              <w:rPr>
                <w:rFonts w:ascii="Arial" w:hAnsi="Arial"/>
                <w:i/>
                <w:iCs/>
              </w:rPr>
              <w:t>srv</w:t>
            </w:r>
            <w:proofErr w:type="spellEnd"/>
            <w:r w:rsidRPr="007D0260">
              <w:rPr>
                <w:rFonts w:ascii="Arial" w:hAnsi="Arial"/>
                <w:i/>
                <w:iCs/>
              </w:rPr>
              <w:t>\samba\backups\CAVE\</w:t>
            </w:r>
            <w:proofErr w:type="spellStart"/>
            <w:r w:rsidRPr="007D0260">
              <w:rPr>
                <w:rFonts w:ascii="Arial" w:hAnsi="Arial"/>
                <w:i/>
                <w:iCs/>
              </w:rPr>
              <w:t>sara</w:t>
            </w:r>
            <w:proofErr w:type="spellEnd"/>
            <w:r w:rsidRPr="007D0260">
              <w:rPr>
                <w:rFonts w:ascii="Arial" w:hAnsi="Arial"/>
                <w:i/>
                <w:iCs/>
              </w:rPr>
              <w:t>- sandbox\</w:t>
            </w:r>
            <w:proofErr w:type="spellStart"/>
            <w:r w:rsidRPr="007D0260">
              <w:rPr>
                <w:rFonts w:ascii="Arial" w:hAnsi="Arial"/>
                <w:i/>
                <w:iCs/>
              </w:rPr>
              <w:t>ToolsTesting</w:t>
            </w:r>
            <w:proofErr w:type="spellEnd"/>
            <w:r w:rsidRPr="007D0260">
              <w:rPr>
                <w:rFonts w:ascii="Arial" w:hAnsi="Arial"/>
                <w:i/>
                <w:iCs/>
              </w:rPr>
              <w:t>\</w:t>
            </w:r>
            <w:proofErr w:type="spellStart"/>
            <w:r w:rsidRPr="007D0260">
              <w:rPr>
                <w:rFonts w:ascii="Arial" w:hAnsi="Arial"/>
                <w:i/>
                <w:iCs/>
              </w:rPr>
              <w:t>runner_atc_testing_model_linux</w:t>
            </w:r>
            <w:proofErr w:type="spellEnd"/>
            <w:r w:rsidRPr="007D0260">
              <w:rPr>
                <w:rFonts w:ascii="Arial" w:hAnsi="Arial"/>
                <w:i/>
                <w:iCs/>
              </w:rPr>
              <w:t>\ runner_ATC-</w:t>
            </w:r>
            <w:r>
              <w:rPr>
                <w:rFonts w:ascii="Arial" w:hAnsi="Arial"/>
                <w:i/>
                <w:iCs/>
              </w:rPr>
              <w:t>5</w:t>
            </w:r>
            <w:r w:rsidRPr="007D0260">
              <w:rPr>
                <w:rFonts w:ascii="Arial" w:hAnsi="Arial"/>
                <w:i/>
                <w:iCs/>
              </w:rPr>
              <w:t>_logfile.txt</w:t>
            </w:r>
          </w:p>
        </w:tc>
        <w:tc>
          <w:tcPr>
            <w:tcW w:w="3696" w:type="dxa"/>
            <w:gridSpan w:val="3"/>
            <w:vAlign w:val="center"/>
          </w:tcPr>
          <w:p w14:paraId="430B863F" w14:textId="3B91E5AB" w:rsidR="009225C7" w:rsidRPr="00F75E9F" w:rsidRDefault="009225C7" w:rsidP="00DD7736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r w:rsidR="007D0260">
              <w:rPr>
                <w:rFonts w:ascii="Arial" w:hAnsi="Arial"/>
                <w:b/>
                <w:sz w:val="20"/>
              </w:rPr>
              <w:t>Christian Hall</w:t>
            </w:r>
          </w:p>
        </w:tc>
      </w:tr>
      <w:tr w:rsidR="007D0260" w:rsidRPr="00F75E9F" w14:paraId="46F517B4" w14:textId="77777777" w:rsidTr="00240B2A">
        <w:trPr>
          <w:cantSplit/>
          <w:trHeight w:val="710"/>
          <w:tblHeader/>
        </w:trPr>
        <w:tc>
          <w:tcPr>
            <w:tcW w:w="10080" w:type="dxa"/>
            <w:gridSpan w:val="5"/>
            <w:vAlign w:val="center"/>
          </w:tcPr>
          <w:p w14:paraId="7F0D9409" w14:textId="24E4E750" w:rsidR="007D0260" w:rsidRPr="004A568C" w:rsidRDefault="007D0260" w:rsidP="00DD773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rPr>
                <w:rFonts w:ascii="Arial" w:hAnsi="Arial"/>
                <w:i/>
                <w:iCs/>
              </w:rPr>
              <w:t xml:space="preserve"> olive-srv\samba\backups\CAVE\sara-sandbox\ToolsTesting\runner_atc_testing_model_linux</w:t>
            </w:r>
          </w:p>
        </w:tc>
      </w:tr>
      <w:tr w:rsidR="009225C7" w:rsidRPr="00572F5F" w14:paraId="2E61D298" w14:textId="77777777" w:rsidTr="00E727CF">
        <w:trPr>
          <w:cantSplit/>
          <w:trHeight w:val="530"/>
          <w:tblHeader/>
        </w:trPr>
        <w:tc>
          <w:tcPr>
            <w:tcW w:w="198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0A6AFEC0" w14:textId="77777777" w:rsidR="009225C7" w:rsidRPr="00572F5F" w:rsidRDefault="009225C7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783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5BBAF57" w14:textId="77777777" w:rsidR="009225C7" w:rsidRPr="00572F5F" w:rsidRDefault="009225C7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317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C428129" w14:textId="77777777" w:rsidR="009225C7" w:rsidRPr="00572F5F" w:rsidRDefault="009225C7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tr w:rsidR="006C2A41" w14:paraId="48368124" w14:textId="77777777" w:rsidTr="00E727CF">
        <w:trPr>
          <w:trHeight w:val="683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167C2A3" w14:textId="2D24FCF3" w:rsidR="006C2A41" w:rsidRPr="002D7885" w:rsidRDefault="006C2A41" w:rsidP="00DD4AAC">
            <w:pPr>
              <w:jc w:val="center"/>
              <w:rPr>
                <w:rFonts w:ascii="Arial" w:hAnsi="Arial"/>
                <w:i/>
                <w:iCs/>
                <w:sz w:val="22"/>
                <w:szCs w:val="22"/>
              </w:rPr>
            </w:pPr>
            <w:r w:rsidRPr="00DD4AAC">
              <w:rPr>
                <w:rFonts w:ascii="Arial" w:hAnsi="Arial"/>
                <w:i/>
                <w:iCs/>
                <w:sz w:val="22"/>
                <w:szCs w:val="22"/>
              </w:rPr>
              <w:t>CACIE-runner.py-TC-5</w:t>
            </w:r>
          </w:p>
        </w:tc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2759A" w14:textId="4FC148D7" w:rsidR="006C2A41" w:rsidRDefault="006C2A41" w:rsidP="00DD4AA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Navigate to [Testing Directory]\ca-surf-test\</w:t>
            </w:r>
          </w:p>
        </w:tc>
      </w:tr>
      <w:tr w:rsidR="006C2A41" w14:paraId="2E94530B" w14:textId="77777777" w:rsidTr="00E727CF">
        <w:trPr>
          <w:trHeight w:val="1538"/>
        </w:trPr>
        <w:tc>
          <w:tcPr>
            <w:tcW w:w="19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017886" w14:textId="77777777" w:rsidR="006C2A41" w:rsidRDefault="006C2A41" w:rsidP="00755A0B">
            <w:pPr>
              <w:rPr>
                <w:rFonts w:ascii="Arial" w:hAnsi="Arial"/>
                <w:i/>
                <w:iCs/>
              </w:rPr>
            </w:pPr>
          </w:p>
        </w:tc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C9F03" w14:textId="1648AF33" w:rsidR="006C2A41" w:rsidRDefault="006C2A41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Run the tool runner in “manual mode” by invoking runner_run_ATC-5.</w:t>
            </w:r>
            <w:r w:rsidR="007D0260">
              <w:rPr>
                <w:rFonts w:ascii="Arial" w:hAnsi="Arial"/>
              </w:rPr>
              <w:t>sh</w:t>
            </w:r>
            <w:r>
              <w:rPr>
                <w:rFonts w:ascii="Arial" w:hAnsi="Arial"/>
              </w:rPr>
              <w:t>:</w:t>
            </w:r>
            <w:r>
              <w:rPr>
                <w:rFonts w:ascii="Arial" w:hAnsi="Arial"/>
              </w:rPr>
              <w:br/>
            </w:r>
            <w:r>
              <w:rPr>
                <w:rFonts w:ascii="Arial" w:hAnsi="Arial"/>
              </w:rPr>
              <w:br/>
              <w:t>enter the following command:</w:t>
            </w:r>
          </w:p>
          <w:p w14:paraId="02D488E4" w14:textId="7D75F9FC" w:rsidR="006C2A41" w:rsidRDefault="006C2A41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./runner_run_ATC-5.</w:t>
            </w:r>
            <w:r w:rsidR="007D0260">
              <w:rPr>
                <w:rFonts w:ascii="Arial" w:hAnsi="Arial"/>
              </w:rPr>
              <w:t>sh</w:t>
            </w:r>
          </w:p>
        </w:tc>
      </w:tr>
      <w:tr w:rsidR="009225C7" w14:paraId="446BF4C1" w14:textId="77777777" w:rsidTr="00E727CF">
        <w:trPr>
          <w:trHeight w:val="1538"/>
        </w:trPr>
        <w:tc>
          <w:tcPr>
            <w:tcW w:w="19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D2668" w14:textId="77777777" w:rsidR="00755A0B" w:rsidRDefault="00755A0B" w:rsidP="00755A0B">
            <w:pPr>
              <w:rPr>
                <w:rFonts w:ascii="Arial" w:hAnsi="Arial"/>
                <w:i/>
                <w:iCs/>
              </w:rPr>
            </w:pPr>
          </w:p>
        </w:tc>
        <w:tc>
          <w:tcPr>
            <w:tcW w:w="67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97A49" w14:textId="77777777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r w:rsidRPr="00BD73B8">
              <w:rPr>
                <w:rFonts w:ascii="Arial" w:hAnsi="Arial"/>
              </w:rPr>
              <w:t>that [</w:t>
            </w:r>
            <w:proofErr w:type="spellStart"/>
            <w:r w:rsidRPr="00BD73B8">
              <w:rPr>
                <w:rFonts w:ascii="Arial" w:hAnsi="Arial"/>
              </w:rPr>
              <w:t>Testing_Directory</w:t>
            </w:r>
            <w:proofErr w:type="spellEnd"/>
            <w:r w:rsidRPr="00BD73B8">
              <w:rPr>
                <w:rFonts w:ascii="Arial" w:hAnsi="Arial"/>
              </w:rPr>
              <w:t>] \runner_ATC-</w:t>
            </w:r>
            <w:r>
              <w:rPr>
                <w:rFonts w:ascii="Arial" w:hAnsi="Arial"/>
              </w:rPr>
              <w:t>5</w:t>
            </w:r>
            <w:r w:rsidRPr="00BD73B8">
              <w:rPr>
                <w:rFonts w:ascii="Arial" w:hAnsi="Arial"/>
              </w:rPr>
              <w:t>_logfile.txt documen</w:t>
            </w:r>
            <w:r>
              <w:rPr>
                <w:rFonts w:ascii="Arial" w:hAnsi="Arial"/>
              </w:rPr>
              <w:t>ts that the tool was run in manual mode:</w:t>
            </w:r>
          </w:p>
          <w:p w14:paraId="3DD71529" w14:textId="26F52B1F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the message “Manual Mode Works” is present</w:t>
            </w:r>
          </w:p>
        </w:tc>
        <w:tc>
          <w:tcPr>
            <w:tcW w:w="1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39444" w14:textId="5F24590E" w:rsidR="00755A0B" w:rsidRDefault="006C2A41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77719DD4" w14:textId="4620AA50" w:rsidR="00AC3692" w:rsidRDefault="00AC3692"/>
    <w:p w14:paraId="6E32A0EB" w14:textId="77777777" w:rsidR="00AC3692" w:rsidRDefault="00AC3692">
      <w:pPr>
        <w:spacing w:after="160" w:line="259" w:lineRule="auto"/>
      </w:pPr>
      <w:r>
        <w:br w:type="page"/>
      </w:r>
    </w:p>
    <w:p w14:paraId="275439C1" w14:textId="77777777" w:rsidR="00AC3692" w:rsidRPr="003855CB" w:rsidRDefault="00AC3692" w:rsidP="00AC3692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6538679E" w14:textId="14CFBD9F" w:rsidR="00AC3692" w:rsidRDefault="007D0260" w:rsidP="00AC3692">
      <w:r w:rsidRPr="007D0260">
        <w:rPr>
          <w:noProof/>
        </w:rPr>
        <w:drawing>
          <wp:inline distT="0" distB="0" distL="0" distR="0" wp14:anchorId="024214F4" wp14:editId="2C187A31">
            <wp:extent cx="6400800" cy="2524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4" b="61887"/>
                    <a:stretch/>
                  </pic:blipFill>
                  <pic:spPr bwMode="auto">
                    <a:xfrm>
                      <a:off x="0" y="0"/>
                      <a:ext cx="64008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2070"/>
        <w:gridCol w:w="3247"/>
        <w:gridCol w:w="3323"/>
        <w:gridCol w:w="1418"/>
        <w:gridCol w:w="22"/>
      </w:tblGrid>
      <w:tr w:rsidR="00AC3692" w14:paraId="3DFA52B6" w14:textId="77777777" w:rsidTr="00240B2A">
        <w:trPr>
          <w:gridAfter w:val="1"/>
          <w:wAfter w:w="22" w:type="dxa"/>
          <w:cantSplit/>
          <w:trHeight w:val="432"/>
          <w:tblHeader/>
        </w:trPr>
        <w:tc>
          <w:tcPr>
            <w:tcW w:w="10058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0606B1E" w14:textId="42C44871" w:rsidR="00AC3692" w:rsidRDefault="00AC3692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932809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A-6</w:t>
            </w:r>
            <w:r w:rsidRPr="00932809">
              <w:rPr>
                <w:rFonts w:ascii="Arial" w:hAnsi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 xml:space="preserve">Tool Runner </w:t>
            </w:r>
            <w:r w:rsidR="002D7885">
              <w:rPr>
                <w:rFonts w:ascii="Arial" w:hAnsi="Arial" w:cs="Arial"/>
                <w:b/>
              </w:rPr>
              <w:t xml:space="preserve">Acceptance </w:t>
            </w:r>
            <w:r w:rsidRPr="00932809">
              <w:rPr>
                <w:rFonts w:ascii="Arial" w:hAnsi="Arial"/>
                <w:b/>
              </w:rPr>
              <w:t>Test</w:t>
            </w:r>
            <w:r>
              <w:rPr>
                <w:rFonts w:ascii="Arial" w:hAnsi="Arial"/>
                <w:b/>
              </w:rPr>
              <w:t xml:space="preserve"> </w:t>
            </w:r>
            <w:r w:rsidRPr="00A96123">
              <w:rPr>
                <w:rFonts w:ascii="Arial" w:hAnsi="Arial"/>
                <w:b/>
              </w:rPr>
              <w:t xml:space="preserve">Plan Case </w:t>
            </w:r>
            <w:r>
              <w:rPr>
                <w:rFonts w:ascii="Arial" w:hAnsi="Arial"/>
                <w:b/>
              </w:rPr>
              <w:t>6: Linux Platform</w:t>
            </w:r>
          </w:p>
        </w:tc>
      </w:tr>
      <w:tr w:rsidR="00AC3692" w:rsidRPr="00F75E9F" w14:paraId="49A4080A" w14:textId="77777777" w:rsidTr="00240B2A">
        <w:trPr>
          <w:cantSplit/>
          <w:trHeight w:val="557"/>
          <w:tblHeader/>
        </w:trPr>
        <w:tc>
          <w:tcPr>
            <w:tcW w:w="5317" w:type="dxa"/>
            <w:gridSpan w:val="2"/>
            <w:vAlign w:val="center"/>
          </w:tcPr>
          <w:p w14:paraId="4743F0D9" w14:textId="341B6450" w:rsidR="00AC3692" w:rsidRPr="007D0AAC" w:rsidRDefault="00AC3692" w:rsidP="005834CA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Acceptance Testing </w:t>
            </w:r>
          </w:p>
          <w:p w14:paraId="147BA1C8" w14:textId="6293928D" w:rsidR="00AC3692" w:rsidRPr="00F75E9F" w:rsidRDefault="00AC3692" w:rsidP="005834CA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6</w:t>
            </w:r>
          </w:p>
        </w:tc>
        <w:tc>
          <w:tcPr>
            <w:tcW w:w="4763" w:type="dxa"/>
            <w:gridSpan w:val="3"/>
            <w:vAlign w:val="center"/>
          </w:tcPr>
          <w:p w14:paraId="65FA2D2D" w14:textId="77777777" w:rsidR="00AC3692" w:rsidRPr="00F75E9F" w:rsidRDefault="00AC3692" w:rsidP="005834CA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</w:p>
        </w:tc>
      </w:tr>
      <w:tr w:rsidR="00AC3692" w:rsidRPr="00F75E9F" w14:paraId="58D71E81" w14:textId="77777777" w:rsidTr="00240B2A">
        <w:trPr>
          <w:cantSplit/>
          <w:trHeight w:val="557"/>
          <w:tblHeader/>
        </w:trPr>
        <w:tc>
          <w:tcPr>
            <w:tcW w:w="5317" w:type="dxa"/>
            <w:gridSpan w:val="2"/>
            <w:vAlign w:val="center"/>
          </w:tcPr>
          <w:p w14:paraId="34D548AA" w14:textId="77777777" w:rsidR="00AC3692" w:rsidRPr="004A568C" w:rsidRDefault="00AC3692" w:rsidP="005834CA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75518436" w14:textId="77777777" w:rsidR="00AC3692" w:rsidRPr="00F75E9F" w:rsidRDefault="00AC3692" w:rsidP="005834CA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  <w:tc>
          <w:tcPr>
            <w:tcW w:w="4763" w:type="dxa"/>
            <w:gridSpan w:val="3"/>
            <w:vAlign w:val="center"/>
          </w:tcPr>
          <w:p w14:paraId="5349FF61" w14:textId="77777777" w:rsidR="00AC3692" w:rsidRPr="00F75E9F" w:rsidRDefault="00AC3692" w:rsidP="005834CA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4A568C">
              <w:rPr>
                <w:rFonts w:ascii="Arial" w:hAnsi="Arial"/>
                <w:b/>
                <w:sz w:val="20"/>
              </w:rPr>
              <w:t>Test Performed By: [</w:t>
            </w:r>
            <w:r w:rsidRPr="00316ACC">
              <w:rPr>
                <w:rFonts w:ascii="Arial" w:hAnsi="Arial"/>
                <w:b/>
                <w:sz w:val="20"/>
              </w:rPr>
              <w:t>FIRST &amp; LAST NAME</w:t>
            </w:r>
            <w:r w:rsidRPr="004A568C">
              <w:rPr>
                <w:rFonts w:ascii="Arial" w:hAnsi="Arial"/>
                <w:b/>
                <w:sz w:val="20"/>
              </w:rPr>
              <w:t>]</w:t>
            </w:r>
          </w:p>
        </w:tc>
      </w:tr>
      <w:tr w:rsidR="00AC3692" w:rsidRPr="00572F5F" w14:paraId="48A49351" w14:textId="77777777" w:rsidTr="00E727CF">
        <w:trPr>
          <w:cantSplit/>
          <w:trHeight w:val="530"/>
          <w:tblHeader/>
        </w:trPr>
        <w:tc>
          <w:tcPr>
            <w:tcW w:w="207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FBA14C7" w14:textId="77777777" w:rsidR="00AC3692" w:rsidRPr="00572F5F" w:rsidRDefault="00AC3692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57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0BBEEEF" w14:textId="77777777" w:rsidR="00AC3692" w:rsidRPr="00572F5F" w:rsidRDefault="00AC3692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4CA1C18" w14:textId="77777777" w:rsidR="00AC3692" w:rsidRPr="00572F5F" w:rsidRDefault="00AC3692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</w:t>
            </w:r>
            <w:r w:rsidRPr="00572F5F">
              <w:rPr>
                <w:rFonts w:ascii="Arial" w:hAnsi="Arial"/>
                <w:b/>
              </w:rPr>
              <w:t xml:space="preserve">est </w:t>
            </w:r>
            <w:r>
              <w:rPr>
                <w:rFonts w:ascii="Arial" w:hAnsi="Arial"/>
                <w:b/>
              </w:rPr>
              <w:t>R</w:t>
            </w:r>
            <w:r w:rsidRPr="00572F5F">
              <w:rPr>
                <w:rFonts w:ascii="Arial" w:hAnsi="Arial"/>
                <w:b/>
              </w:rPr>
              <w:t xml:space="preserve">esult </w:t>
            </w:r>
            <w:r>
              <w:rPr>
                <w:rFonts w:ascii="Arial" w:hAnsi="Arial"/>
                <w:b/>
              </w:rPr>
              <w:br/>
            </w:r>
            <w:r w:rsidRPr="00572F5F">
              <w:rPr>
                <w:rFonts w:ascii="Arial" w:hAnsi="Arial"/>
                <w:b/>
              </w:rPr>
              <w:t>(Pass/Fail)</w:t>
            </w:r>
          </w:p>
        </w:tc>
      </w:tr>
      <w:tr w:rsidR="006C2A41" w14:paraId="5CDC0530" w14:textId="77777777" w:rsidTr="00240B2A">
        <w:trPr>
          <w:trHeight w:val="872"/>
        </w:trPr>
        <w:tc>
          <w:tcPr>
            <w:tcW w:w="20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FBFF79F" w14:textId="77777777" w:rsidR="006C2A41" w:rsidRDefault="006C2A41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CACIE-runner.py-TC</w:t>
            </w:r>
            <w:r w:rsidRPr="00F75E9F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</w:t>
            </w:r>
          </w:p>
          <w:p w14:paraId="001F3581" w14:textId="77777777" w:rsidR="006C2A41" w:rsidRDefault="006C2A41" w:rsidP="00755A0B">
            <w:pPr>
              <w:rPr>
                <w:rFonts w:ascii="Arial" w:hAnsi="Arial"/>
                <w:i/>
                <w:iCs/>
              </w:rPr>
            </w:pPr>
          </w:p>
        </w:tc>
        <w:tc>
          <w:tcPr>
            <w:tcW w:w="8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16BA8" w14:textId="7A9AC3B0" w:rsidR="006C2A41" w:rsidRDefault="006C2A41" w:rsidP="00DD4AA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Navigate to [Testing Directory]\ca-surf-test\</w:t>
            </w:r>
          </w:p>
        </w:tc>
      </w:tr>
      <w:tr w:rsidR="006C2A41" w14:paraId="7FA9DFB7" w14:textId="77777777" w:rsidTr="00240B2A">
        <w:trPr>
          <w:trHeight w:val="2060"/>
        </w:trPr>
        <w:tc>
          <w:tcPr>
            <w:tcW w:w="207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8D3417" w14:textId="77777777" w:rsidR="006C2A41" w:rsidRDefault="006C2A41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77AB8" w14:textId="32043D2C" w:rsidR="006C2A41" w:rsidRDefault="006C2A41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Run the tool runner in “virtual mode” by invoking runner_run_ATC-6.</w:t>
            </w:r>
            <w:r w:rsidR="007D0260">
              <w:rPr>
                <w:rFonts w:ascii="Arial" w:hAnsi="Arial"/>
              </w:rPr>
              <w:t>sh</w:t>
            </w:r>
            <w:r>
              <w:rPr>
                <w:rFonts w:ascii="Arial" w:hAnsi="Arial"/>
              </w:rPr>
              <w:t>:</w:t>
            </w:r>
          </w:p>
          <w:p w14:paraId="1D5BD098" w14:textId="77777777" w:rsidR="006C2A41" w:rsidRDefault="006C2A41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665E127C" w14:textId="77777777" w:rsidR="006C2A41" w:rsidRDefault="006C2A41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Enter the following command:</w:t>
            </w:r>
          </w:p>
          <w:p w14:paraId="4E6B2651" w14:textId="67AB87F0" w:rsidR="006C2A41" w:rsidRDefault="006C2A41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./runner_run_ATC-6.</w:t>
            </w:r>
            <w:r w:rsidR="007D0260">
              <w:rPr>
                <w:rFonts w:ascii="Arial" w:hAnsi="Arial"/>
              </w:rPr>
              <w:t>sh</w:t>
            </w:r>
          </w:p>
        </w:tc>
      </w:tr>
      <w:tr w:rsidR="009225C7" w14:paraId="23B533B0" w14:textId="77777777" w:rsidTr="00E727CF">
        <w:trPr>
          <w:trHeight w:val="2213"/>
        </w:trPr>
        <w:tc>
          <w:tcPr>
            <w:tcW w:w="207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A2F767" w14:textId="7777777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9F5DF" w14:textId="798CB9F4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 \runner_ATC-6_logfile.txt documents that the tool was run in virtual mode by checking that the output contains a line with the phrase:</w:t>
            </w:r>
            <w:r>
              <w:rPr>
                <w:rFonts w:ascii="Arial" w:hAnsi="Arial"/>
              </w:rPr>
              <w:br/>
            </w:r>
            <w:r>
              <w:rPr>
                <w:rFonts w:ascii="Arial" w:hAnsi="Arial"/>
              </w:rPr>
              <w:br/>
              <w:t>Virtual Mode: Command … not executed</w:t>
            </w:r>
            <w:r>
              <w:rPr>
                <w:rFonts w:ascii="Arial" w:hAnsi="Arial"/>
              </w:rPr>
              <w:br/>
            </w:r>
            <w:r>
              <w:rPr>
                <w:rFonts w:ascii="Arial" w:hAnsi="Arial"/>
              </w:rPr>
              <w:br/>
              <w:t>where … is additional text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427A" w14:textId="51DE4A62" w:rsidR="00755A0B" w:rsidRDefault="006C2A41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9225C7" w14:paraId="1E4D31A3" w14:textId="77777777" w:rsidTr="00E727CF">
        <w:trPr>
          <w:trHeight w:val="782"/>
        </w:trPr>
        <w:tc>
          <w:tcPr>
            <w:tcW w:w="20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79D7A" w14:textId="7777777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118F4" w14:textId="1275FA22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]\runner_ATC-6_logfile.txt has a hash string next to the tool name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714FE" w14:textId="4188A1A3" w:rsidR="00755A0B" w:rsidRDefault="006C2A41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bookmarkEnd w:id="28"/>
    </w:tbl>
    <w:p w14:paraId="13C1BFFC" w14:textId="7CD4E371" w:rsidR="007A6542" w:rsidRDefault="007A6542">
      <w:pPr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FF756E9" w14:textId="77777777" w:rsidR="00DD7736" w:rsidRPr="003855CB" w:rsidRDefault="00DD7736" w:rsidP="00DD7736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0E26577F" w14:textId="266C81F4" w:rsidR="00DD7736" w:rsidRDefault="00240B2A">
      <w:pPr>
        <w:spacing w:after="160" w:line="259" w:lineRule="auto"/>
        <w:rPr>
          <w:rFonts w:ascii="Arial" w:hAnsi="Arial" w:cs="Arial"/>
          <w:b/>
          <w:bCs/>
          <w:sz w:val="22"/>
          <w:szCs w:val="20"/>
        </w:rPr>
      </w:pPr>
      <w:r w:rsidRPr="00240B2A">
        <w:rPr>
          <w:noProof/>
        </w:rPr>
        <w:drawing>
          <wp:inline distT="0" distB="0" distL="0" distR="0" wp14:anchorId="5592B793" wp14:editId="61169014">
            <wp:extent cx="6400800" cy="1466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8" b="71926"/>
                    <a:stretch/>
                  </pic:blipFill>
                  <pic:spPr bwMode="auto">
                    <a:xfrm>
                      <a:off x="0" y="0"/>
                      <a:ext cx="64008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4228"/>
        <w:gridCol w:w="2457"/>
        <w:gridCol w:w="1415"/>
      </w:tblGrid>
      <w:tr w:rsidR="00A937EC" w:rsidRPr="00FA072E" w14:paraId="5004D214" w14:textId="77777777" w:rsidTr="00DD4AAC">
        <w:trPr>
          <w:cantSplit/>
          <w:trHeight w:val="360"/>
          <w:tblHeader/>
        </w:trPr>
        <w:tc>
          <w:tcPr>
            <w:tcW w:w="100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F4548C0" w14:textId="01FBA719" w:rsidR="00A937EC" w:rsidRPr="00FA072E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b/>
              </w:rPr>
              <w:t>Table A-</w:t>
            </w:r>
            <w:r w:rsidR="00DD7736" w:rsidRPr="00FA072E">
              <w:rPr>
                <w:rFonts w:ascii="Arial" w:hAnsi="Arial"/>
                <w:b/>
              </w:rPr>
              <w:t>7</w:t>
            </w:r>
            <w:r w:rsidRPr="00FA072E">
              <w:rPr>
                <w:rFonts w:ascii="Arial" w:hAnsi="Arial"/>
                <w:b/>
              </w:rPr>
              <w:t xml:space="preserve">. </w:t>
            </w:r>
            <w:r w:rsidRPr="00FA072E">
              <w:rPr>
                <w:rFonts w:ascii="Arial" w:hAnsi="Arial" w:cs="Arial"/>
                <w:b/>
              </w:rPr>
              <w:t xml:space="preserve">Tool Runner </w:t>
            </w:r>
            <w:r w:rsidR="00AC3692" w:rsidRPr="00FA072E">
              <w:rPr>
                <w:rFonts w:ascii="Arial" w:hAnsi="Arial" w:cs="Arial"/>
                <w:b/>
              </w:rPr>
              <w:t xml:space="preserve">Installation </w:t>
            </w:r>
            <w:r w:rsidRPr="00FA072E">
              <w:rPr>
                <w:rFonts w:ascii="Arial" w:hAnsi="Arial"/>
                <w:b/>
              </w:rPr>
              <w:t>Test</w:t>
            </w:r>
            <w:r w:rsidR="00AC3692" w:rsidRPr="00FA072E">
              <w:rPr>
                <w:rFonts w:ascii="Arial" w:hAnsi="Arial"/>
                <w:b/>
              </w:rPr>
              <w:t xml:space="preserve"> Plan: </w:t>
            </w:r>
            <w:r w:rsidRPr="00FA072E">
              <w:rPr>
                <w:rFonts w:ascii="Arial" w:hAnsi="Arial"/>
                <w:b/>
              </w:rPr>
              <w:t>Windows Platform</w:t>
            </w:r>
          </w:p>
        </w:tc>
      </w:tr>
      <w:tr w:rsidR="00DD7736" w:rsidRPr="00FA072E" w14:paraId="68A07F83" w14:textId="77777777" w:rsidTr="00E727CF">
        <w:trPr>
          <w:cantSplit/>
          <w:trHeight w:val="593"/>
          <w:tblHeader/>
        </w:trPr>
        <w:tc>
          <w:tcPr>
            <w:tcW w:w="6208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2A909BC" w14:textId="77777777" w:rsidR="00DD7736" w:rsidRPr="00FA072E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FA072E">
              <w:rPr>
                <w:rFonts w:ascii="Arial" w:hAnsi="Arial"/>
                <w:b/>
                <w:sz w:val="20"/>
              </w:rPr>
              <w:t>Tool Runner Installation Testing</w:t>
            </w:r>
          </w:p>
          <w:p w14:paraId="19E735C9" w14:textId="77777777" w:rsidR="00DD7736" w:rsidRPr="00FA072E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b/>
                <w:sz w:val="20"/>
              </w:rPr>
              <w:t>CACIE-runner.py – IT-1</w:t>
            </w:r>
          </w:p>
        </w:tc>
        <w:tc>
          <w:tcPr>
            <w:tcW w:w="3872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607143E" w14:textId="57C9BDE6" w:rsidR="00DD7736" w:rsidRPr="00FA072E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b/>
                <w:sz w:val="20"/>
              </w:rPr>
              <w:t xml:space="preserve">Date: </w:t>
            </w:r>
            <w:r w:rsidR="00240B2A" w:rsidRPr="00FA072E">
              <w:rPr>
                <w:rFonts w:ascii="Arial" w:hAnsi="Arial"/>
                <w:b/>
                <w:sz w:val="20"/>
              </w:rPr>
              <w:t>02/06/2020</w:t>
            </w:r>
          </w:p>
        </w:tc>
      </w:tr>
      <w:tr w:rsidR="00DD7736" w:rsidRPr="00FA072E" w14:paraId="0790A263" w14:textId="77777777" w:rsidTr="00E727CF">
        <w:trPr>
          <w:cantSplit/>
          <w:trHeight w:val="1160"/>
          <w:tblHeader/>
        </w:trPr>
        <w:tc>
          <w:tcPr>
            <w:tcW w:w="6208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48C17E" w14:textId="77777777" w:rsidR="00DD7736" w:rsidRPr="00FA072E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FA072E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3233F71C" w14:textId="178659ED" w:rsidR="00DD7736" w:rsidRPr="00FA072E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i/>
                <w:iCs/>
              </w:rPr>
              <w:t>olive-srv\samba\backups\CAVE\sara-sandbox\ToolsTesting\runner_atc_testing_model_windows\</w:t>
            </w:r>
            <w:r w:rsidRPr="00FA072E">
              <w:t xml:space="preserve"> </w:t>
            </w:r>
            <w:r w:rsidRPr="00FA072E">
              <w:rPr>
                <w:rFonts w:ascii="Arial" w:hAnsi="Arial"/>
                <w:i/>
                <w:iCs/>
              </w:rPr>
              <w:t>runner_ITC-1_logfile.txt</w:t>
            </w:r>
          </w:p>
        </w:tc>
        <w:tc>
          <w:tcPr>
            <w:tcW w:w="3872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E9BBC39" w14:textId="6B984270" w:rsidR="00DD7736" w:rsidRPr="00FA072E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b/>
                <w:sz w:val="20"/>
              </w:rPr>
              <w:t xml:space="preserve">Test Performed By: </w:t>
            </w:r>
            <w:r w:rsidR="00B10E64" w:rsidRPr="00FA072E">
              <w:rPr>
                <w:rFonts w:ascii="Arial" w:hAnsi="Arial"/>
                <w:b/>
                <w:sz w:val="20"/>
              </w:rPr>
              <w:t>Christian Hall</w:t>
            </w:r>
          </w:p>
        </w:tc>
      </w:tr>
      <w:tr w:rsidR="00DD7736" w:rsidRPr="00FA072E" w14:paraId="233E5976" w14:textId="77777777" w:rsidTr="00DD4AAC">
        <w:trPr>
          <w:cantSplit/>
          <w:trHeight w:val="710"/>
          <w:tblHeader/>
        </w:trPr>
        <w:tc>
          <w:tcPr>
            <w:tcW w:w="1008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2B274F9" w14:textId="213BA003" w:rsidR="00DD7736" w:rsidRPr="00FA072E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FA072E">
              <w:rPr>
                <w:rFonts w:ascii="Arial" w:hAnsi="Arial"/>
                <w:b/>
                <w:sz w:val="20"/>
              </w:rPr>
              <w:t xml:space="preserve">Testing Directory: </w:t>
            </w:r>
            <w:r w:rsidRPr="00FA072E">
              <w:rPr>
                <w:rFonts w:ascii="Arial" w:hAnsi="Arial"/>
                <w:i/>
                <w:iCs/>
              </w:rPr>
              <w:t>olive-srv\samba\backups\CAVE\sara-sandbox\ToolsTesting\runner_atc_testing_model_windows</w:t>
            </w:r>
          </w:p>
        </w:tc>
      </w:tr>
      <w:tr w:rsidR="00A937EC" w:rsidRPr="00FA072E" w14:paraId="6A2B19D6" w14:textId="77777777" w:rsidTr="00E727CF">
        <w:trPr>
          <w:cantSplit/>
          <w:trHeight w:val="530"/>
          <w:tblHeader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63FC2B7F" w14:textId="77777777" w:rsidR="00A937EC" w:rsidRPr="00FA072E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b/>
              </w:rPr>
              <w:t>TEST ID</w:t>
            </w:r>
          </w:p>
        </w:tc>
        <w:tc>
          <w:tcPr>
            <w:tcW w:w="6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5C1D85FF" w14:textId="77777777" w:rsidR="00A937EC" w:rsidRPr="00FA072E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b/>
              </w:rPr>
              <w:t>Test Case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73AA5FD3" w14:textId="77777777" w:rsidR="00A937EC" w:rsidRPr="00FA072E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FA072E">
              <w:rPr>
                <w:rFonts w:ascii="Arial" w:hAnsi="Arial"/>
                <w:b/>
              </w:rPr>
              <w:t xml:space="preserve">Test Result </w:t>
            </w:r>
            <w:r w:rsidRPr="00FA072E">
              <w:rPr>
                <w:rFonts w:ascii="Arial" w:hAnsi="Arial"/>
                <w:b/>
              </w:rPr>
              <w:br/>
              <w:t>(Pass/Fail)</w:t>
            </w:r>
          </w:p>
        </w:tc>
      </w:tr>
      <w:tr w:rsidR="00A937EC" w:rsidRPr="00FA072E" w14:paraId="2CEC5FFF" w14:textId="77777777" w:rsidTr="00DD4AAC">
        <w:trPr>
          <w:trHeight w:val="980"/>
        </w:trPr>
        <w:tc>
          <w:tcPr>
            <w:tcW w:w="10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2E5DA" w14:textId="79DA7261" w:rsidR="00A937EC" w:rsidRPr="00FA072E" w:rsidRDefault="00A937EC" w:rsidP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Note [</w:t>
            </w:r>
            <w:proofErr w:type="spellStart"/>
            <w:r w:rsidRPr="00FA072E">
              <w:rPr>
                <w:rFonts w:ascii="Arial" w:hAnsi="Arial"/>
              </w:rPr>
              <w:t>Test_Repo_Name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] in acceptance test report: </w:t>
            </w:r>
          </w:p>
          <w:p w14:paraId="4C62ECEC" w14:textId="77777777" w:rsidR="00A937EC" w:rsidRPr="00FA072E" w:rsidRDefault="00A937EC" w:rsidP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28B0E12" w14:textId="6038B090" w:rsidR="00A937EC" w:rsidRPr="00FA072E" w:rsidRDefault="00A937EC" w:rsidP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TESTER’S NOTES: Z:\CAVE\sara-sandbox\ToolsTesting\TEST_CACIE </w:t>
            </w:r>
          </w:p>
          <w:p w14:paraId="7BA78E85" w14:textId="77777777" w:rsidR="00A937EC" w:rsidRPr="00FA072E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A27F2FA" w14:textId="7580032A" w:rsidR="00A937EC" w:rsidRPr="00FA072E" w:rsidRDefault="00A937EC" w:rsidP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Note  [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]  in acceptance test report: </w:t>
            </w:r>
          </w:p>
          <w:p w14:paraId="4B0653D9" w14:textId="77777777" w:rsidR="00A937EC" w:rsidRPr="00FA072E" w:rsidRDefault="00A937EC" w:rsidP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6613772E" w14:textId="28E2E158" w:rsidR="00A937EC" w:rsidRPr="00FA072E" w:rsidRDefault="00A937EC" w:rsidP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TESTER’S NOTES: Z:\CAVE\sara-sandbox\ToolsTesting\runner_atc_testing_model</w:t>
            </w:r>
            <w:r w:rsidR="00240B2A" w:rsidRPr="00FA072E">
              <w:rPr>
                <w:rFonts w:ascii="Arial" w:hAnsi="Arial"/>
                <w:i/>
                <w:iCs/>
              </w:rPr>
              <w:t>_windows</w:t>
            </w:r>
          </w:p>
          <w:p w14:paraId="13D00B16" w14:textId="77777777" w:rsidR="00A937EC" w:rsidRPr="00FA072E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8F050D8" w14:textId="77777777" w:rsidR="00A937EC" w:rsidRPr="00FA072E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Note Testing platform in acceptance test report: </w:t>
            </w:r>
          </w:p>
          <w:p w14:paraId="765A405D" w14:textId="77777777" w:rsidR="00A937EC" w:rsidRPr="00FA072E" w:rsidRDefault="00A937EC" w:rsidP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F4609A2" w14:textId="7F641E13" w:rsidR="00A937EC" w:rsidRPr="00FA072E" w:rsidRDefault="00A937EC" w:rsidP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TESTER’S NOTES: Windows</w:t>
            </w:r>
          </w:p>
        </w:tc>
      </w:tr>
      <w:tr w:rsidR="00A937EC" w:rsidRPr="00FA072E" w14:paraId="11F30A11" w14:textId="77777777" w:rsidTr="00DD4AAC">
        <w:trPr>
          <w:trHeight w:val="2258"/>
        </w:trPr>
        <w:tc>
          <w:tcPr>
            <w:tcW w:w="10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B92CE" w14:textId="5D834C99" w:rsidR="00A937EC" w:rsidRPr="00FA072E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If testing on Windows, open </w:t>
            </w:r>
            <w:proofErr w:type="spellStart"/>
            <w:r w:rsidR="00B81E65" w:rsidRPr="00FA072E">
              <w:rPr>
                <w:rFonts w:ascii="Arial" w:hAnsi="Arial"/>
                <w:i/>
                <w:iCs/>
              </w:rPr>
              <w:t>git</w:t>
            </w:r>
            <w:proofErr w:type="spellEnd"/>
            <w:r w:rsidR="00B81E65" w:rsidRPr="00FA072E">
              <w:rPr>
                <w:rFonts w:ascii="Arial" w:hAnsi="Arial"/>
                <w:i/>
                <w:iCs/>
              </w:rPr>
              <w:t xml:space="preserve"> bash </w:t>
            </w:r>
            <w:r w:rsidRPr="00FA072E">
              <w:rPr>
                <w:rFonts w:ascii="Arial" w:hAnsi="Arial"/>
                <w:i/>
                <w:iCs/>
              </w:rPr>
              <w:t>window in [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Test_Repo_Name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]. </w:t>
            </w:r>
          </w:p>
          <w:p w14:paraId="191DB22A" w14:textId="77777777" w:rsidR="00A937EC" w:rsidRPr="00FA072E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348B147" w14:textId="77777777" w:rsidR="00A937EC" w:rsidRPr="00FA072E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Ensure 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git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 repository is on “master” branch by entering:</w:t>
            </w:r>
          </w:p>
          <w:p w14:paraId="36C5B73A" w14:textId="77777777" w:rsidR="00A937EC" w:rsidRPr="00FA072E" w:rsidRDefault="00A937EC" w:rsidP="00A937EC">
            <w:pPr>
              <w:pStyle w:val="H1bodytext"/>
              <w:numPr>
                <w:ilvl w:val="0"/>
                <w:numId w:val="9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FA072E">
              <w:rPr>
                <w:rFonts w:ascii="Arial" w:hAnsi="Arial"/>
                <w:i/>
                <w:iCs/>
              </w:rPr>
              <w:t>git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 branch</w:t>
            </w:r>
            <w:r w:rsidRPr="00FA072E">
              <w:rPr>
                <w:rFonts w:ascii="Arial" w:hAnsi="Arial" w:cs="Arial"/>
                <w:i/>
                <w:iCs/>
              </w:rPr>
              <w:t xml:space="preserve"> already on master</w:t>
            </w:r>
          </w:p>
          <w:p w14:paraId="5A12FC04" w14:textId="77777777" w:rsidR="00A937EC" w:rsidRPr="00FA072E" w:rsidRDefault="00A937EC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if not on “master” enter the following command: </w:t>
            </w:r>
          </w:p>
          <w:p w14:paraId="255B1E64" w14:textId="77777777" w:rsidR="00A937EC" w:rsidRPr="00FA072E" w:rsidRDefault="00A937EC" w:rsidP="00A937EC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FA072E">
              <w:rPr>
                <w:rFonts w:ascii="Arial" w:hAnsi="Arial"/>
                <w:i/>
                <w:iCs/>
              </w:rPr>
              <w:t>git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 checkout master</w:t>
            </w:r>
          </w:p>
          <w:p w14:paraId="33A99C40" w14:textId="77777777" w:rsidR="00A937EC" w:rsidRPr="00FA072E" w:rsidRDefault="00A937E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0CDC0664" w14:textId="77777777" w:rsidR="00A937EC" w:rsidRPr="00FA072E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Enter the following command:</w:t>
            </w:r>
          </w:p>
          <w:p w14:paraId="57DE0D74" w14:textId="136AE124" w:rsidR="00A937EC" w:rsidRPr="00FA072E" w:rsidRDefault="00A937EC" w:rsidP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proofErr w:type="spellStart"/>
            <w:r w:rsidRPr="00FA072E">
              <w:rPr>
                <w:rFonts w:ascii="Arial" w:hAnsi="Arial"/>
                <w:i/>
                <w:iCs/>
              </w:rPr>
              <w:t>git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 pull </w:t>
            </w:r>
          </w:p>
          <w:p w14:paraId="064BE00C" w14:textId="77777777" w:rsidR="00A937EC" w:rsidRPr="00FA072E" w:rsidRDefault="00A937EC" w:rsidP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6D7E4AE5" w14:textId="445AB31C" w:rsidR="00963AA7" w:rsidRPr="00FA072E" w:rsidRDefault="00240B2A" w:rsidP="00B81E65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TESTER’S NOTES: </w:t>
            </w:r>
            <w:r w:rsidR="00963AA7" w:rsidRPr="00FA072E">
              <w:rPr>
                <w:rFonts w:ascii="Arial" w:hAnsi="Arial"/>
                <w:i/>
                <w:iCs/>
              </w:rPr>
              <w:t>These steps were used to install the python 3.6 virtual environment in the windows testing directory</w:t>
            </w:r>
          </w:p>
          <w:p w14:paraId="2B3FB8E5" w14:textId="67E89601" w:rsidR="00755A0B" w:rsidRPr="00FA072E" w:rsidRDefault="00963AA7" w:rsidP="00755A0B">
            <w:pPr>
              <w:pStyle w:val="H1bodytext"/>
              <w:numPr>
                <w:ilvl w:val="0"/>
                <w:numId w:val="12"/>
              </w:numPr>
              <w:spacing w:after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`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py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 </w:t>
            </w:r>
            <w:r w:rsidR="00755A0B" w:rsidRPr="00FA072E">
              <w:rPr>
                <w:rFonts w:ascii="Arial" w:hAnsi="Arial"/>
                <w:i/>
                <w:iCs/>
              </w:rPr>
              <w:t xml:space="preserve">-3.6 -m </w:t>
            </w:r>
            <w:proofErr w:type="spellStart"/>
            <w:r w:rsidR="00755A0B" w:rsidRPr="00FA072E">
              <w:rPr>
                <w:rFonts w:ascii="Arial" w:hAnsi="Arial"/>
                <w:i/>
                <w:iCs/>
              </w:rPr>
              <w:t>venv</w:t>
            </w:r>
            <w:proofErr w:type="spellEnd"/>
            <w:r w:rsidR="00755A0B" w:rsidRPr="00FA072E">
              <w:rPr>
                <w:rFonts w:ascii="Arial" w:hAnsi="Arial"/>
                <w:i/>
                <w:iCs/>
              </w:rPr>
              <w:t xml:space="preserve"> .` [Note the dot at the end of this command]</w:t>
            </w:r>
          </w:p>
          <w:p w14:paraId="60CFA4B7" w14:textId="381D03D0" w:rsidR="00755A0B" w:rsidRPr="00FA072E" w:rsidRDefault="00755A0B" w:rsidP="00755A0B">
            <w:pPr>
              <w:pStyle w:val="H1bodytext"/>
              <w:numPr>
                <w:ilvl w:val="0"/>
                <w:numId w:val="12"/>
              </w:numPr>
              <w:spacing w:after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`Scripts\activate.bat`</w:t>
            </w:r>
          </w:p>
          <w:p w14:paraId="4C2804CC" w14:textId="02C97FF9" w:rsidR="00755A0B" w:rsidRPr="00FA072E" w:rsidRDefault="00755A0B" w:rsidP="00755A0B">
            <w:pPr>
              <w:pStyle w:val="H1bodytext"/>
              <w:numPr>
                <w:ilvl w:val="0"/>
                <w:numId w:val="12"/>
              </w:numPr>
              <w:spacing w:after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 xml:space="preserve">`pip3 install 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PyShp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>`</w:t>
            </w:r>
          </w:p>
          <w:p w14:paraId="073F236A" w14:textId="0B41104D" w:rsidR="00755A0B" w:rsidRPr="00FA072E" w:rsidRDefault="00755A0B" w:rsidP="00755A0B">
            <w:pPr>
              <w:pStyle w:val="H1bodytext"/>
              <w:numPr>
                <w:ilvl w:val="0"/>
                <w:numId w:val="12"/>
              </w:numPr>
              <w:spacing w:after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`pip3 freeze &gt; requirements.txt`</w:t>
            </w:r>
          </w:p>
          <w:p w14:paraId="5A1B1264" w14:textId="490EE03A" w:rsidR="00755A0B" w:rsidRPr="00FA072E" w:rsidRDefault="00755A0B" w:rsidP="00755A0B">
            <w:pPr>
              <w:pStyle w:val="H1bodytext"/>
              <w:numPr>
                <w:ilvl w:val="0"/>
                <w:numId w:val="12"/>
              </w:numPr>
              <w:spacing w:after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lastRenderedPageBreak/>
              <w:t>(when needed) `pip3 install requirements.txt`</w:t>
            </w:r>
          </w:p>
          <w:p w14:paraId="5ABCF2A0" w14:textId="1DB4D100" w:rsidR="00755A0B" w:rsidRPr="00FA072E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CC29D8E" w14:textId="014048D3" w:rsidR="00755A0B" w:rsidRPr="00FA072E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These steps must be used to activate and use the virtual environment to run the windows batch scripts:</w:t>
            </w:r>
          </w:p>
          <w:p w14:paraId="1A36848C" w14:textId="4496F58D" w:rsidR="00755A0B" w:rsidRPr="00FA072E" w:rsidRDefault="00755A0B" w:rsidP="00755A0B">
            <w:pPr>
              <w:pStyle w:val="H1bodytext"/>
              <w:numPr>
                <w:ilvl w:val="0"/>
                <w:numId w:val="12"/>
              </w:numPr>
              <w:spacing w:after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Open up command prompt</w:t>
            </w:r>
          </w:p>
          <w:p w14:paraId="6E570B7F" w14:textId="47F3A966" w:rsidR="00755A0B" w:rsidRPr="00FA072E" w:rsidRDefault="00755A0B" w:rsidP="00755A0B">
            <w:pPr>
              <w:pStyle w:val="H1bodytext"/>
              <w:numPr>
                <w:ilvl w:val="0"/>
                <w:numId w:val="12"/>
              </w:numPr>
              <w:spacing w:after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Go to your mapped drive on olive (create one if there is not one)</w:t>
            </w:r>
          </w:p>
          <w:p w14:paraId="4BA196F8" w14:textId="5730C884" w:rsidR="00755A0B" w:rsidRPr="00FA072E" w:rsidRDefault="00755A0B" w:rsidP="00755A0B">
            <w:pPr>
              <w:pStyle w:val="H1bodytext"/>
              <w:numPr>
                <w:ilvl w:val="0"/>
                <w:numId w:val="12"/>
              </w:numPr>
              <w:spacing w:after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From your mapped drive, go to `CAVE\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sara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>-sandbox\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ToolsTesting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>\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runner_atc_testing_model_windows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>`</w:t>
            </w:r>
          </w:p>
          <w:p w14:paraId="05894B98" w14:textId="694521FF" w:rsidR="00755A0B" w:rsidRPr="00FA072E" w:rsidRDefault="00755A0B" w:rsidP="00755A0B">
            <w:pPr>
              <w:pStyle w:val="H1bodytext"/>
              <w:numPr>
                <w:ilvl w:val="0"/>
                <w:numId w:val="12"/>
              </w:numPr>
              <w:spacing w:after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Activate the python 3.6 environment `Scripts\activate.bat`</w:t>
            </w:r>
          </w:p>
          <w:p w14:paraId="1C363231" w14:textId="33CFD596" w:rsidR="00755A0B" w:rsidRPr="00FA072E" w:rsidRDefault="00755A0B" w:rsidP="00755A0B">
            <w:pPr>
              <w:pStyle w:val="H1bodytext"/>
              <w:numPr>
                <w:ilvl w:val="0"/>
                <w:numId w:val="12"/>
              </w:numPr>
              <w:spacing w:after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Run scripts as needed in the following steps</w:t>
            </w:r>
          </w:p>
          <w:p w14:paraId="4741B88E" w14:textId="77C63AE0" w:rsidR="00755A0B" w:rsidRPr="00FA072E" w:rsidRDefault="00755A0B" w:rsidP="00DD4AAC">
            <w:pPr>
              <w:pStyle w:val="H1bodytext"/>
              <w:numPr>
                <w:ilvl w:val="0"/>
                <w:numId w:val="12"/>
              </w:numPr>
              <w:spacing w:after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Deactivate the python 3.6 environment `deactivate`</w:t>
            </w:r>
          </w:p>
          <w:p w14:paraId="6FEDD436" w14:textId="56492CF7" w:rsidR="00A937EC" w:rsidRPr="00FA072E" w:rsidRDefault="00A937EC" w:rsidP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A937EC" w:rsidRPr="00FA072E" w14:paraId="32A56A6E" w14:textId="77777777" w:rsidTr="00E727CF">
        <w:trPr>
          <w:trHeight w:val="917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5D7C3" w14:textId="378C0B7E" w:rsidR="00A937EC" w:rsidRPr="00FA072E" w:rsidRDefault="00B66DC7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FA072E">
              <w:rPr>
                <w:rFonts w:ascii="Arial" w:hAnsi="Arial"/>
              </w:rPr>
              <w:lastRenderedPageBreak/>
              <w:t>CACIE-runner.py-</w:t>
            </w:r>
            <w:r w:rsidR="00A937EC" w:rsidRPr="00FA072E">
              <w:rPr>
                <w:rFonts w:ascii="Arial" w:hAnsi="Arial"/>
              </w:rPr>
              <w:t>IT-1</w:t>
            </w: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3266A" w14:textId="77777777" w:rsidR="00A937EC" w:rsidRPr="00FA072E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FA072E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FA072E">
              <w:rPr>
                <w:rFonts w:ascii="Arial" w:hAnsi="Arial"/>
                <w:i/>
                <w:iCs/>
              </w:rPr>
              <w:t xml:space="preserve">]\ca-surf-test </w:t>
            </w:r>
          </w:p>
        </w:tc>
      </w:tr>
      <w:tr w:rsidR="00A937EC" w:rsidRPr="00FA072E" w14:paraId="1A1B1924" w14:textId="77777777" w:rsidTr="00E727CF">
        <w:trPr>
          <w:trHeight w:val="1583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0C11A" w14:textId="77777777" w:rsidR="00A937EC" w:rsidRPr="00FA072E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CAC55" w14:textId="66961050" w:rsidR="00A937EC" w:rsidRPr="00FA072E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Invoke Tool Runner and test tool using runner_run_IT-1.</w:t>
            </w:r>
            <w:r w:rsidR="00240B2A" w:rsidRPr="00FA072E">
              <w:rPr>
                <w:rFonts w:ascii="Arial" w:hAnsi="Arial"/>
                <w:i/>
                <w:iCs/>
              </w:rPr>
              <w:t>bat</w:t>
            </w:r>
            <w:r w:rsidRPr="00FA072E">
              <w:rPr>
                <w:rFonts w:ascii="Arial" w:hAnsi="Arial"/>
                <w:i/>
                <w:iCs/>
              </w:rPr>
              <w:t xml:space="preserve"> as follows:</w:t>
            </w:r>
          </w:p>
          <w:p w14:paraId="5DDC00F5" w14:textId="77777777" w:rsidR="00A937EC" w:rsidRPr="00FA072E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9890F41" w14:textId="38722195" w:rsidR="00A937EC" w:rsidRPr="00FA072E" w:rsidRDefault="00A937EC" w:rsidP="00812F87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FA072E">
              <w:rPr>
                <w:rFonts w:ascii="Arial" w:hAnsi="Arial"/>
                <w:i/>
                <w:iCs/>
              </w:rPr>
              <w:t>Enter the following command:</w:t>
            </w:r>
            <w:r w:rsidR="00D321DD" w:rsidRPr="00FA072E">
              <w:rPr>
                <w:rFonts w:ascii="Arial" w:hAnsi="Arial"/>
                <w:i/>
                <w:iCs/>
              </w:rPr>
              <w:br/>
              <w:t>./runner_run_IT-1.bat</w:t>
            </w:r>
          </w:p>
        </w:tc>
      </w:tr>
      <w:tr w:rsidR="00A937EC" w:rsidRPr="00FA072E" w14:paraId="508DB7ED" w14:textId="77777777" w:rsidTr="00E727CF">
        <w:trPr>
          <w:trHeight w:val="71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03C8B" w14:textId="77777777" w:rsidR="00A937EC" w:rsidRPr="00FA072E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F5864" w14:textId="77777777" w:rsidR="00A937EC" w:rsidRPr="00FA072E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FA072E">
              <w:rPr>
                <w:rFonts w:ascii="Arial" w:hAnsi="Arial"/>
              </w:rPr>
              <w:t>Verify Tool Runner is invoked and executes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EE17F" w14:textId="25FCB06B" w:rsidR="00A937EC" w:rsidRPr="00FA072E" w:rsidRDefault="00240B2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FA072E">
              <w:rPr>
                <w:rFonts w:ascii="Arial" w:hAnsi="Arial"/>
              </w:rPr>
              <w:t>P</w:t>
            </w:r>
            <w:r w:rsidR="00FA072E">
              <w:rPr>
                <w:rFonts w:ascii="Arial" w:hAnsi="Arial"/>
              </w:rPr>
              <w:t>ass</w:t>
            </w:r>
          </w:p>
        </w:tc>
      </w:tr>
      <w:tr w:rsidR="00A937EC" w14:paraId="4A61D4AD" w14:textId="77777777" w:rsidTr="00E727CF">
        <w:trPr>
          <w:trHeight w:val="71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5E36D" w14:textId="77777777" w:rsidR="00A937EC" w:rsidRPr="00FA072E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2AEC2" w14:textId="77777777" w:rsidR="00A937EC" w:rsidRPr="00FA072E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FA072E">
              <w:rPr>
                <w:rFonts w:ascii="Arial" w:hAnsi="Arial"/>
              </w:rPr>
              <w:t xml:space="preserve">Verify invoked tool executes. 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6FA02" w14:textId="6A08CD2A" w:rsidR="00A937EC" w:rsidRDefault="00240B2A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FA072E">
              <w:rPr>
                <w:rFonts w:ascii="Arial" w:hAnsi="Arial"/>
              </w:rPr>
              <w:t>P</w:t>
            </w:r>
            <w:r w:rsidR="00FA072E">
              <w:rPr>
                <w:rFonts w:ascii="Arial" w:hAnsi="Arial"/>
              </w:rPr>
              <w:t>ass</w:t>
            </w:r>
          </w:p>
        </w:tc>
      </w:tr>
    </w:tbl>
    <w:p w14:paraId="3C4330A8" w14:textId="0CC8A040" w:rsidR="00DD7736" w:rsidRDefault="00DD7736"/>
    <w:p w14:paraId="07B87359" w14:textId="77777777" w:rsidR="00DD7736" w:rsidRDefault="00DD7736">
      <w:pPr>
        <w:spacing w:after="160" w:line="259" w:lineRule="auto"/>
      </w:pPr>
      <w:r>
        <w:br w:type="page"/>
      </w:r>
    </w:p>
    <w:p w14:paraId="2EA2BBB0" w14:textId="77777777" w:rsidR="00DD7736" w:rsidRPr="003855CB" w:rsidRDefault="00DD7736" w:rsidP="00DD7736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5A0FE3CB" w14:textId="1A8E74EC" w:rsidR="00DD7736" w:rsidRDefault="00240B2A">
      <w:r w:rsidRPr="00240B2A">
        <w:rPr>
          <w:noProof/>
        </w:rPr>
        <w:drawing>
          <wp:inline distT="0" distB="0" distL="0" distR="0" wp14:anchorId="7B89D3F1" wp14:editId="2974F90E">
            <wp:extent cx="6400800" cy="1990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3" b="62567"/>
                    <a:stretch/>
                  </pic:blipFill>
                  <pic:spPr bwMode="auto"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2250"/>
        <w:gridCol w:w="3960"/>
        <w:gridCol w:w="2475"/>
        <w:gridCol w:w="26"/>
        <w:gridCol w:w="1369"/>
      </w:tblGrid>
      <w:tr w:rsidR="00DD7736" w14:paraId="29F25D9F" w14:textId="77777777" w:rsidTr="00DD4AAC">
        <w:trPr>
          <w:cantSplit/>
          <w:trHeight w:val="360"/>
          <w:tblHeader/>
        </w:trPr>
        <w:tc>
          <w:tcPr>
            <w:tcW w:w="1008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C94223E" w14:textId="5DE97F54" w:rsidR="00DD7736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Table A-8. </w:t>
            </w:r>
            <w:r>
              <w:rPr>
                <w:rFonts w:ascii="Arial" w:hAnsi="Arial" w:cs="Arial"/>
                <w:b/>
              </w:rPr>
              <w:t xml:space="preserve">Tool Runner Acceptance </w:t>
            </w:r>
            <w:r>
              <w:rPr>
                <w:rFonts w:ascii="Arial" w:hAnsi="Arial"/>
                <w:b/>
              </w:rPr>
              <w:t>Test</w:t>
            </w:r>
            <w:r w:rsidR="00A6432A">
              <w:rPr>
                <w:rFonts w:ascii="Arial" w:hAnsi="Arial"/>
                <w:b/>
              </w:rPr>
              <w:t xml:space="preserve"> Plan Case 1</w:t>
            </w:r>
            <w:r w:rsidR="00AC3692">
              <w:rPr>
                <w:rFonts w:ascii="Arial" w:hAnsi="Arial"/>
                <w:b/>
              </w:rPr>
              <w:t>: Windows Platform</w:t>
            </w:r>
          </w:p>
        </w:tc>
      </w:tr>
      <w:tr w:rsidR="00DD7736" w14:paraId="51B53F5F" w14:textId="77777777" w:rsidTr="00DD4AAC">
        <w:trPr>
          <w:cantSplit/>
          <w:trHeight w:val="593"/>
          <w:tblHeader/>
        </w:trPr>
        <w:tc>
          <w:tcPr>
            <w:tcW w:w="62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1FE5FF9" w14:textId="39222BF3" w:rsidR="00DD7736" w:rsidRPr="007D0AAC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</w:t>
            </w:r>
            <w:r w:rsidR="002D7885" w:rsidRPr="002D7885">
              <w:rPr>
                <w:rFonts w:ascii="Arial" w:hAnsi="Arial"/>
                <w:b/>
                <w:sz w:val="20"/>
              </w:rPr>
              <w:t xml:space="preserve">Acceptance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26B4AAAD" w14:textId="0CB77EA4" w:rsidR="00DD7736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1</w:t>
            </w:r>
          </w:p>
        </w:tc>
        <w:tc>
          <w:tcPr>
            <w:tcW w:w="3870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C0472CE" w14:textId="0A14A388" w:rsidR="00DD7736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 w:rsidR="00240B2A">
              <w:rPr>
                <w:rFonts w:ascii="Arial" w:hAnsi="Arial"/>
                <w:b/>
                <w:sz w:val="20"/>
              </w:rPr>
              <w:t>02/05/2020</w:t>
            </w:r>
          </w:p>
        </w:tc>
      </w:tr>
      <w:tr w:rsidR="00DD7736" w14:paraId="0B840FBF" w14:textId="77777777" w:rsidTr="00DD4AAC">
        <w:trPr>
          <w:cantSplit/>
          <w:trHeight w:val="1160"/>
          <w:tblHeader/>
        </w:trPr>
        <w:tc>
          <w:tcPr>
            <w:tcW w:w="62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14D0724" w14:textId="77777777" w:rsidR="00DD7736" w:rsidRPr="004A568C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7317AB92" w14:textId="74027D5D" w:rsidR="00DD7736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>
              <w:rPr>
                <w:rFonts w:ascii="Arial" w:hAnsi="Arial"/>
                <w:i/>
                <w:iCs/>
              </w:rPr>
              <w:t>olive-srv\samba\backups\CAVE\sara-sandbox\ToolsTesting\runner_atc_testing_model_windows\</w:t>
            </w:r>
            <w:r>
              <w:t xml:space="preserve"> </w:t>
            </w:r>
            <w:r w:rsidRPr="003855CB">
              <w:rPr>
                <w:rFonts w:ascii="Arial" w:hAnsi="Arial"/>
                <w:i/>
                <w:iCs/>
              </w:rPr>
              <w:t>runner_</w:t>
            </w:r>
            <w:r>
              <w:rPr>
                <w:rFonts w:ascii="Arial" w:hAnsi="Arial"/>
                <w:i/>
                <w:iCs/>
              </w:rPr>
              <w:t>A</w:t>
            </w:r>
            <w:r w:rsidRPr="003855CB">
              <w:rPr>
                <w:rFonts w:ascii="Arial" w:hAnsi="Arial"/>
                <w:i/>
                <w:iCs/>
              </w:rPr>
              <w:t>TC-1_logfile.txt</w:t>
            </w:r>
          </w:p>
        </w:tc>
        <w:tc>
          <w:tcPr>
            <w:tcW w:w="3870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E1DE26B" w14:textId="6EC6B18F" w:rsidR="00DD7736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r w:rsidR="00B10E64">
              <w:rPr>
                <w:rFonts w:ascii="Arial" w:hAnsi="Arial"/>
                <w:b/>
                <w:sz w:val="20"/>
              </w:rPr>
              <w:t>Christian Hall</w:t>
            </w:r>
          </w:p>
        </w:tc>
      </w:tr>
      <w:tr w:rsidR="00DD7736" w:rsidRPr="004A568C" w14:paraId="55B245DF" w14:textId="77777777" w:rsidTr="00DD4AAC">
        <w:trPr>
          <w:cantSplit/>
          <w:trHeight w:val="710"/>
          <w:tblHeader/>
        </w:trPr>
        <w:tc>
          <w:tcPr>
            <w:tcW w:w="10080" w:type="dxa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45CC303" w14:textId="77777777" w:rsidR="00DD7736" w:rsidRPr="004A568C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olive-srv\samba\backups\CAVE\sara-sandbox\ToolsTesting\runner_atc_testing_model_windows</w:t>
            </w:r>
          </w:p>
        </w:tc>
      </w:tr>
      <w:tr w:rsidR="00DD7736" w14:paraId="487519DA" w14:textId="77777777" w:rsidTr="00DD4AAC">
        <w:trPr>
          <w:cantSplit/>
          <w:trHeight w:val="530"/>
          <w:tblHeader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3C5D642B" w14:textId="77777777" w:rsidR="00DD7736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4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65D8A407" w14:textId="77777777" w:rsidR="00DD7736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43199BA6" w14:textId="77777777" w:rsidR="00DD7736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Test Result </w:t>
            </w:r>
            <w:r>
              <w:rPr>
                <w:rFonts w:ascii="Arial" w:hAnsi="Arial"/>
                <w:b/>
              </w:rPr>
              <w:br/>
              <w:t>(Pass/Fail)</w:t>
            </w:r>
          </w:p>
        </w:tc>
      </w:tr>
      <w:tr w:rsidR="00A937EC" w14:paraId="54014D4E" w14:textId="77777777" w:rsidTr="00DD4AAC">
        <w:trPr>
          <w:trHeight w:val="827"/>
        </w:trPr>
        <w:tc>
          <w:tcPr>
            <w:tcW w:w="22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8C24C" w14:textId="0D311686" w:rsidR="00A937EC" w:rsidRDefault="00F239E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</w:t>
            </w:r>
            <w:r w:rsidR="00A937EC">
              <w:rPr>
                <w:rFonts w:ascii="Arial" w:hAnsi="Arial"/>
              </w:rPr>
              <w:t>-1</w:t>
            </w:r>
          </w:p>
        </w:tc>
        <w:tc>
          <w:tcPr>
            <w:tcW w:w="78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2A219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</w:t>
            </w:r>
            <w:r>
              <w:rPr>
                <w:rFonts w:ascii="Arial" w:hAnsi="Arial"/>
              </w:rPr>
              <w:t>to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]\ca</w:t>
            </w:r>
            <w:r>
              <w:rPr>
                <w:rFonts w:ascii="Arial" w:hAnsi="Arial"/>
                <w:i/>
                <w:iCs/>
              </w:rPr>
              <w:t>-surf-test\ subdirectory</w:t>
            </w:r>
          </w:p>
        </w:tc>
      </w:tr>
      <w:tr w:rsidR="00A937EC" w14:paraId="42FF3646" w14:textId="77777777" w:rsidTr="00E727CF">
        <w:trPr>
          <w:trHeight w:val="1313"/>
        </w:trPr>
        <w:tc>
          <w:tcPr>
            <w:tcW w:w="22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F9A54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78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05F0E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Invoke Tool Runner and test tool using runner_run_ATC-1.bat as follows:</w:t>
            </w:r>
          </w:p>
          <w:p w14:paraId="6CDB946B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3ED9C249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.\runner_run_ATC-1.bat</w:t>
            </w:r>
          </w:p>
        </w:tc>
      </w:tr>
      <w:tr w:rsidR="00A937EC" w14:paraId="029DF871" w14:textId="77777777" w:rsidTr="00DD4AAC">
        <w:trPr>
          <w:trHeight w:val="1160"/>
        </w:trPr>
        <w:tc>
          <w:tcPr>
            <w:tcW w:w="22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1E768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4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761AA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the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</w:rPr>
              <w:t xml:space="preserve">\runner_ATC-1_logfile.txt documents user, computer, operating system platform, and </w:t>
            </w:r>
            <w:proofErr w:type="spellStart"/>
            <w:r>
              <w:rPr>
                <w:rFonts w:ascii="Arial" w:hAnsi="Arial"/>
              </w:rPr>
              <w:t>datetime</w:t>
            </w:r>
            <w:proofErr w:type="spellEnd"/>
            <w:r>
              <w:rPr>
                <w:rFonts w:ascii="Arial" w:hAnsi="Arial"/>
              </w:rPr>
              <w:t xml:space="preserve"> stamp</w:t>
            </w:r>
          </w:p>
        </w:tc>
        <w:tc>
          <w:tcPr>
            <w:tcW w:w="1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A8B47" w14:textId="77777777" w:rsidR="00A937EC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A937EC" w14:paraId="7977DF19" w14:textId="77777777" w:rsidTr="00DD4AAC">
        <w:trPr>
          <w:trHeight w:val="980"/>
        </w:trPr>
        <w:tc>
          <w:tcPr>
            <w:tcW w:w="22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0ABC5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4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A5833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</w:rPr>
              <w:t>\runner_ATC-1_logfile.txt documents the code version of the Tool Runner and test tool</w:t>
            </w:r>
          </w:p>
        </w:tc>
        <w:tc>
          <w:tcPr>
            <w:tcW w:w="1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64667" w14:textId="77777777" w:rsidR="00A937EC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755A0B" w14:paraId="1BC817EC" w14:textId="77777777" w:rsidTr="00DD4AAC">
        <w:trPr>
          <w:trHeight w:val="1817"/>
        </w:trPr>
        <w:tc>
          <w:tcPr>
            <w:tcW w:w="22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6B3E7" w14:textId="77777777" w:rsidR="00755A0B" w:rsidRDefault="00755A0B" w:rsidP="00755A0B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4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6B33D" w14:textId="77777777" w:rsidR="00755A0B" w:rsidRPr="00240B2A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240B2A">
              <w:rPr>
                <w:rFonts w:ascii="Arial" w:hAnsi="Arial"/>
              </w:rPr>
              <w:t>Verify [</w:t>
            </w:r>
            <w:proofErr w:type="spellStart"/>
            <w:r w:rsidRPr="00240B2A">
              <w:rPr>
                <w:rFonts w:ascii="Arial" w:hAnsi="Arial"/>
              </w:rPr>
              <w:t>Testing_Directory</w:t>
            </w:r>
            <w:proofErr w:type="spellEnd"/>
            <w:r w:rsidRPr="00240B2A">
              <w:rPr>
                <w:rFonts w:ascii="Arial" w:hAnsi="Arial"/>
              </w:rPr>
              <w:t xml:space="preserve">]\runner_ATC-1_logfile.txt documents that the </w:t>
            </w:r>
            <w:r w:rsidRPr="00240B2A">
              <w:rPr>
                <w:rFonts w:ascii="Arial" w:hAnsi="Arial"/>
                <w:b/>
                <w:bCs/>
              </w:rPr>
              <w:t>Tool Runner</w:t>
            </w:r>
            <w:r w:rsidRPr="00240B2A">
              <w:rPr>
                <w:rFonts w:ascii="Arial" w:hAnsi="Arial"/>
              </w:rPr>
              <w:t xml:space="preserve"> QA Status is QUALIFIED </w:t>
            </w:r>
          </w:p>
          <w:p w14:paraId="0D56EFF3" w14:textId="77777777" w:rsidR="00755A0B" w:rsidRPr="00240B2A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42BD51FC" w14:textId="69FF8CAE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240B2A">
              <w:rPr>
                <w:rFonts w:ascii="Arial" w:hAnsi="Arial"/>
              </w:rPr>
              <w:t>NOTE: Tool Runner is now on the approved tool list in the test repository—see [</w:t>
            </w:r>
            <w:proofErr w:type="spellStart"/>
            <w:r w:rsidRPr="00240B2A">
              <w:rPr>
                <w:rFonts w:ascii="Arial" w:hAnsi="Arial"/>
              </w:rPr>
              <w:t>Test_Repo_Name</w:t>
            </w:r>
            <w:proofErr w:type="spellEnd"/>
            <w:r w:rsidRPr="00240B2A">
              <w:rPr>
                <w:rFonts w:ascii="Arial" w:hAnsi="Arial"/>
              </w:rPr>
              <w:t>]\</w:t>
            </w:r>
            <w:proofErr w:type="spellStart"/>
            <w:r w:rsidRPr="00240B2A">
              <w:rPr>
                <w:rFonts w:ascii="Arial" w:hAnsi="Arial"/>
              </w:rPr>
              <w:t>pylib</w:t>
            </w:r>
            <w:proofErr w:type="spellEnd"/>
            <w:r w:rsidRPr="00240B2A">
              <w:rPr>
                <w:rFonts w:ascii="Arial" w:hAnsi="Arial"/>
              </w:rPr>
              <w:t>\runner\</w:t>
            </w:r>
            <w:proofErr w:type="spellStart"/>
            <w:r w:rsidRPr="00240B2A">
              <w:rPr>
                <w:rFonts w:ascii="Arial" w:hAnsi="Arial"/>
              </w:rPr>
              <w:t>config.json</w:t>
            </w:r>
            <w:proofErr w:type="spellEnd"/>
            <w:r w:rsidRPr="00240B2A">
              <w:rPr>
                <w:rFonts w:ascii="Arial" w:hAnsi="Arial"/>
              </w:rPr>
              <w:t xml:space="preserve"> to verify</w:t>
            </w:r>
          </w:p>
        </w:tc>
        <w:tc>
          <w:tcPr>
            <w:tcW w:w="1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F14A6" w14:textId="7777777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755A0B" w14:paraId="125A61E7" w14:textId="77777777" w:rsidTr="00DD4AAC">
        <w:trPr>
          <w:trHeight w:val="2042"/>
        </w:trPr>
        <w:tc>
          <w:tcPr>
            <w:tcW w:w="22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A76B3" w14:textId="77777777" w:rsidR="00755A0B" w:rsidRDefault="00755A0B" w:rsidP="00755A0B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4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4AC3C" w14:textId="77777777" w:rsidR="00755A0B" w:rsidRPr="00240B2A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240B2A">
              <w:rPr>
                <w:rFonts w:ascii="Arial" w:hAnsi="Arial"/>
              </w:rPr>
              <w:t>Verify that [</w:t>
            </w:r>
            <w:proofErr w:type="spellStart"/>
            <w:r w:rsidRPr="00240B2A">
              <w:rPr>
                <w:rFonts w:ascii="Arial" w:hAnsi="Arial"/>
              </w:rPr>
              <w:t>Testing_Directory</w:t>
            </w:r>
            <w:proofErr w:type="spellEnd"/>
            <w:r w:rsidRPr="00240B2A">
              <w:rPr>
                <w:rFonts w:ascii="Arial" w:hAnsi="Arial"/>
              </w:rPr>
              <w:t xml:space="preserve">]\runner_ATC-1_logfile.txt documents that the </w:t>
            </w:r>
            <w:r w:rsidRPr="00240B2A">
              <w:rPr>
                <w:rFonts w:ascii="Arial" w:hAnsi="Arial"/>
                <w:b/>
                <w:bCs/>
              </w:rPr>
              <w:t>Invoked tool</w:t>
            </w:r>
            <w:r w:rsidRPr="00240B2A">
              <w:rPr>
                <w:rFonts w:ascii="Arial" w:hAnsi="Arial"/>
              </w:rPr>
              <w:t xml:space="preserve"> QA Status is QUALIFIED </w:t>
            </w:r>
          </w:p>
          <w:p w14:paraId="77505415" w14:textId="77777777" w:rsidR="00755A0B" w:rsidRPr="00240B2A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0069650C" w14:textId="130C0CD3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240B2A">
              <w:rPr>
                <w:rFonts w:ascii="Arial" w:hAnsi="Arial"/>
              </w:rPr>
              <w:t>NOTE: Invoked tool is on the approved tool list in the test repository—see [</w:t>
            </w:r>
            <w:proofErr w:type="spellStart"/>
            <w:r w:rsidRPr="00240B2A">
              <w:rPr>
                <w:rFonts w:ascii="Arial" w:hAnsi="Arial"/>
              </w:rPr>
              <w:t>Test_Repo_Name</w:t>
            </w:r>
            <w:proofErr w:type="spellEnd"/>
            <w:r w:rsidRPr="00240B2A">
              <w:rPr>
                <w:rFonts w:ascii="Arial" w:hAnsi="Arial"/>
              </w:rPr>
              <w:t>]\</w:t>
            </w:r>
            <w:proofErr w:type="spellStart"/>
            <w:r w:rsidRPr="00240B2A">
              <w:rPr>
                <w:rFonts w:ascii="Arial" w:hAnsi="Arial"/>
              </w:rPr>
              <w:t>pylib</w:t>
            </w:r>
            <w:proofErr w:type="spellEnd"/>
            <w:r w:rsidRPr="00240B2A">
              <w:rPr>
                <w:rFonts w:ascii="Arial" w:hAnsi="Arial"/>
              </w:rPr>
              <w:t>\runner\</w:t>
            </w:r>
            <w:proofErr w:type="spellStart"/>
            <w:r w:rsidRPr="00240B2A">
              <w:rPr>
                <w:rFonts w:ascii="Arial" w:hAnsi="Arial"/>
              </w:rPr>
              <w:t>config.json</w:t>
            </w:r>
            <w:proofErr w:type="spellEnd"/>
            <w:r w:rsidRPr="00240B2A">
              <w:rPr>
                <w:rFonts w:ascii="Arial" w:hAnsi="Arial"/>
              </w:rPr>
              <w:t xml:space="preserve"> to verify</w:t>
            </w:r>
          </w:p>
        </w:tc>
        <w:tc>
          <w:tcPr>
            <w:tcW w:w="1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62871" w14:textId="7777777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3FD4D09C" w14:textId="53E3BA46" w:rsidR="00DD7736" w:rsidRDefault="00DD7736"/>
    <w:p w14:paraId="626DEA2B" w14:textId="77777777" w:rsidR="00DD7736" w:rsidRDefault="00DD7736">
      <w:pPr>
        <w:spacing w:after="160" w:line="259" w:lineRule="auto"/>
      </w:pPr>
      <w:r>
        <w:br w:type="page"/>
      </w:r>
    </w:p>
    <w:p w14:paraId="2DBD4C30" w14:textId="77777777" w:rsidR="00DD7736" w:rsidRPr="003855CB" w:rsidRDefault="00DD7736" w:rsidP="00DD7736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52209BBD" w14:textId="184DCC29" w:rsidR="00DD7736" w:rsidRDefault="00503421" w:rsidP="00DD7736">
      <w:r w:rsidRPr="00503421">
        <w:rPr>
          <w:noProof/>
        </w:rPr>
        <w:drawing>
          <wp:inline distT="0" distB="0" distL="0" distR="0" wp14:anchorId="385339E3" wp14:editId="3A180EBD">
            <wp:extent cx="6400800" cy="1447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2" b="71609"/>
                    <a:stretch/>
                  </pic:blipFill>
                  <pic:spPr bwMode="auto">
                    <a:xfrm>
                      <a:off x="0" y="0"/>
                      <a:ext cx="6400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2250"/>
        <w:gridCol w:w="3960"/>
        <w:gridCol w:w="2475"/>
        <w:gridCol w:w="26"/>
        <w:gridCol w:w="1369"/>
      </w:tblGrid>
      <w:tr w:rsidR="00DD7736" w14:paraId="2FD241CB" w14:textId="77777777" w:rsidTr="00503421">
        <w:trPr>
          <w:cantSplit/>
          <w:trHeight w:val="477"/>
          <w:tblHeader/>
        </w:trPr>
        <w:tc>
          <w:tcPr>
            <w:tcW w:w="1008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9E8B771" w14:textId="5EF79AAE" w:rsidR="00DD7736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Table A-9. </w:t>
            </w:r>
            <w:r>
              <w:rPr>
                <w:rFonts w:ascii="Arial" w:hAnsi="Arial" w:cs="Arial"/>
                <w:b/>
              </w:rPr>
              <w:t xml:space="preserve">Tool Runner Acceptance </w:t>
            </w:r>
            <w:r>
              <w:rPr>
                <w:rFonts w:ascii="Arial" w:hAnsi="Arial"/>
                <w:b/>
              </w:rPr>
              <w:t>Test</w:t>
            </w:r>
            <w:r w:rsidR="00A6432A">
              <w:rPr>
                <w:rFonts w:ascii="Arial" w:hAnsi="Arial"/>
                <w:b/>
              </w:rPr>
              <w:t xml:space="preserve"> Case 2</w:t>
            </w:r>
            <w:r>
              <w:rPr>
                <w:rFonts w:ascii="Arial" w:hAnsi="Arial"/>
                <w:b/>
              </w:rPr>
              <w:t>—Windows Platform</w:t>
            </w:r>
          </w:p>
        </w:tc>
      </w:tr>
      <w:tr w:rsidR="00DD7736" w14:paraId="5936E981" w14:textId="77777777" w:rsidTr="00DD4AAC">
        <w:trPr>
          <w:cantSplit/>
          <w:trHeight w:val="593"/>
          <w:tblHeader/>
        </w:trPr>
        <w:tc>
          <w:tcPr>
            <w:tcW w:w="62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032D71F" w14:textId="711C6038" w:rsidR="00DD7736" w:rsidRPr="007D0AAC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</w:t>
            </w:r>
            <w:r w:rsidR="002D7885" w:rsidRPr="002D7885">
              <w:rPr>
                <w:rFonts w:ascii="Arial" w:hAnsi="Arial"/>
                <w:b/>
                <w:sz w:val="20"/>
              </w:rPr>
              <w:t xml:space="preserve">Acceptance </w:t>
            </w:r>
            <w:r w:rsidRPr="007D0AAC">
              <w:rPr>
                <w:rFonts w:ascii="Arial" w:hAnsi="Arial"/>
                <w:b/>
                <w:sz w:val="20"/>
              </w:rPr>
              <w:t>Testing</w:t>
            </w:r>
          </w:p>
          <w:p w14:paraId="297399F4" w14:textId="018448C6" w:rsidR="00DD7736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2</w:t>
            </w:r>
          </w:p>
        </w:tc>
        <w:tc>
          <w:tcPr>
            <w:tcW w:w="3870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2E5E960" w14:textId="6E3C8119" w:rsidR="00DD7736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 w:rsidR="00503421">
              <w:rPr>
                <w:rFonts w:ascii="Arial" w:hAnsi="Arial"/>
                <w:b/>
                <w:sz w:val="20"/>
              </w:rPr>
              <w:t>02/06/2020</w:t>
            </w:r>
          </w:p>
        </w:tc>
      </w:tr>
      <w:tr w:rsidR="00DD7736" w14:paraId="76AAB479" w14:textId="77777777" w:rsidTr="00DD4AAC">
        <w:trPr>
          <w:cantSplit/>
          <w:trHeight w:val="1160"/>
          <w:tblHeader/>
        </w:trPr>
        <w:tc>
          <w:tcPr>
            <w:tcW w:w="62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AA8EDB4" w14:textId="77777777" w:rsidR="00DD7736" w:rsidRPr="004A568C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2DB3E530" w14:textId="77777777" w:rsidR="00DD7736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>
              <w:rPr>
                <w:rFonts w:ascii="Arial" w:hAnsi="Arial"/>
                <w:i/>
                <w:iCs/>
              </w:rPr>
              <w:t>olive-srv\samba\backups\CAVE\sara-sandbox\ToolsTesting\runner_atc_testing_model_windows\</w:t>
            </w:r>
            <w:r>
              <w:t xml:space="preserve"> </w:t>
            </w:r>
            <w:r w:rsidRPr="003855CB">
              <w:rPr>
                <w:rFonts w:ascii="Arial" w:hAnsi="Arial"/>
                <w:i/>
                <w:iCs/>
              </w:rPr>
              <w:t>runner_</w:t>
            </w:r>
            <w:r>
              <w:rPr>
                <w:rFonts w:ascii="Arial" w:hAnsi="Arial"/>
                <w:i/>
                <w:iCs/>
              </w:rPr>
              <w:t>A</w:t>
            </w:r>
            <w:r w:rsidRPr="003855CB">
              <w:rPr>
                <w:rFonts w:ascii="Arial" w:hAnsi="Arial"/>
                <w:i/>
                <w:iCs/>
              </w:rPr>
              <w:t>TC-</w:t>
            </w:r>
            <w:r>
              <w:rPr>
                <w:rFonts w:ascii="Arial" w:hAnsi="Arial"/>
                <w:i/>
                <w:iCs/>
              </w:rPr>
              <w:t>2</w:t>
            </w:r>
            <w:r w:rsidRPr="003855CB">
              <w:rPr>
                <w:rFonts w:ascii="Arial" w:hAnsi="Arial"/>
                <w:i/>
                <w:iCs/>
              </w:rPr>
              <w:t>_logfile.txt</w:t>
            </w:r>
          </w:p>
        </w:tc>
        <w:tc>
          <w:tcPr>
            <w:tcW w:w="3870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96C3143" w14:textId="4860A956" w:rsidR="00DD7736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r w:rsidR="00B10E64">
              <w:rPr>
                <w:rFonts w:ascii="Arial" w:hAnsi="Arial"/>
                <w:b/>
                <w:sz w:val="20"/>
              </w:rPr>
              <w:t>Christian Hall</w:t>
            </w:r>
          </w:p>
        </w:tc>
      </w:tr>
      <w:tr w:rsidR="00DD7736" w:rsidRPr="004A568C" w14:paraId="1214D355" w14:textId="77777777" w:rsidTr="00DD4AAC">
        <w:trPr>
          <w:cantSplit/>
          <w:trHeight w:val="710"/>
          <w:tblHeader/>
        </w:trPr>
        <w:tc>
          <w:tcPr>
            <w:tcW w:w="10080" w:type="dxa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DDA7DB2" w14:textId="77777777" w:rsidR="00DD7736" w:rsidRPr="004A568C" w:rsidRDefault="00DD7736" w:rsidP="00DD7736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olive-srv\samba\backups\CAVE\sara-sandbox\ToolsTesting\runner_atc_testing_model_windows</w:t>
            </w:r>
          </w:p>
        </w:tc>
      </w:tr>
      <w:tr w:rsidR="00DD7736" w14:paraId="5C2C6B45" w14:textId="77777777" w:rsidTr="00DD4AAC">
        <w:trPr>
          <w:cantSplit/>
          <w:trHeight w:val="530"/>
          <w:tblHeader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43FC2A29" w14:textId="77777777" w:rsidR="00DD7736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4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3BEA4F45" w14:textId="77777777" w:rsidR="00DD7736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26EFE4E2" w14:textId="77777777" w:rsidR="00DD7736" w:rsidRDefault="00DD7736" w:rsidP="00DD7736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Test Result </w:t>
            </w:r>
            <w:r>
              <w:rPr>
                <w:rFonts w:ascii="Arial" w:hAnsi="Arial"/>
                <w:b/>
              </w:rPr>
              <w:br/>
              <w:t>(Pass/Fail)</w:t>
            </w:r>
          </w:p>
        </w:tc>
      </w:tr>
      <w:tr w:rsidR="00A937EC" w14:paraId="3E897917" w14:textId="77777777" w:rsidTr="00E727CF">
        <w:trPr>
          <w:trHeight w:val="737"/>
        </w:trPr>
        <w:tc>
          <w:tcPr>
            <w:tcW w:w="22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9D88" w14:textId="2F39D2AB" w:rsidR="00A937EC" w:rsidRDefault="00F239E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</w:t>
            </w:r>
            <w:r w:rsidR="00A937EC">
              <w:rPr>
                <w:rFonts w:ascii="Arial" w:hAnsi="Arial"/>
              </w:rPr>
              <w:t>-2</w:t>
            </w:r>
          </w:p>
        </w:tc>
        <w:tc>
          <w:tcPr>
            <w:tcW w:w="78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A303E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</w:t>
            </w:r>
            <w:r>
              <w:rPr>
                <w:rFonts w:ascii="Arial" w:hAnsi="Arial"/>
              </w:rPr>
              <w:t>to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]\ca</w:t>
            </w:r>
            <w:r>
              <w:rPr>
                <w:rFonts w:ascii="Arial" w:hAnsi="Arial"/>
                <w:i/>
                <w:iCs/>
              </w:rPr>
              <w:t>-surf-test\ subdirectory</w:t>
            </w:r>
          </w:p>
        </w:tc>
      </w:tr>
      <w:tr w:rsidR="00A937EC" w14:paraId="4E7D793B" w14:textId="77777777" w:rsidTr="00DD4AAC">
        <w:trPr>
          <w:trHeight w:val="1565"/>
        </w:trPr>
        <w:tc>
          <w:tcPr>
            <w:tcW w:w="22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73488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78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722B1" w14:textId="6EB3AB5B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Invoke Tool Runner and test tool using </w:t>
            </w:r>
            <w:proofErr w:type="spellStart"/>
            <w:r>
              <w:rPr>
                <w:rFonts w:ascii="Arial" w:hAnsi="Arial"/>
                <w:i/>
                <w:iCs/>
              </w:rPr>
              <w:t>runner_run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_ATC-2.bat as follows:</w:t>
            </w:r>
          </w:p>
          <w:p w14:paraId="7EEABF9B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EC59F50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.\runner_run_ATC-2.bat</w:t>
            </w:r>
          </w:p>
        </w:tc>
      </w:tr>
      <w:tr w:rsidR="00A937EC" w14:paraId="4C3C1868" w14:textId="77777777" w:rsidTr="00DD4AAC">
        <w:trPr>
          <w:trHeight w:val="1070"/>
        </w:trPr>
        <w:tc>
          <w:tcPr>
            <w:tcW w:w="22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0BCFA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4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E95EB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 xml:space="preserve">] \runner_ATC-2_logfile.txt documents that the Tool Runner and test tool are not located in a </w:t>
            </w:r>
            <w:proofErr w:type="spellStart"/>
            <w:r>
              <w:rPr>
                <w:rFonts w:ascii="Arial" w:hAnsi="Arial"/>
              </w:rPr>
              <w:t>Git</w:t>
            </w:r>
            <w:proofErr w:type="spellEnd"/>
            <w:r>
              <w:rPr>
                <w:rFonts w:ascii="Arial" w:hAnsi="Arial"/>
              </w:rPr>
              <w:t xml:space="preserve"> Repository </w:t>
            </w:r>
            <w:proofErr w:type="gramStart"/>
            <w:r>
              <w:rPr>
                <w:rFonts w:ascii="Arial" w:hAnsi="Arial"/>
              </w:rPr>
              <w:t>( ..</w:t>
            </w:r>
            <w:proofErr w:type="gramEnd"/>
            <w:r>
              <w:rPr>
                <w:rFonts w:ascii="Arial" w:hAnsi="Arial"/>
              </w:rPr>
              <w:t xml:space="preserve">/tools/ subdirectory) “Not a </w:t>
            </w:r>
            <w:proofErr w:type="spellStart"/>
            <w:r>
              <w:rPr>
                <w:rFonts w:ascii="Arial" w:hAnsi="Arial"/>
              </w:rPr>
              <w:t>git</w:t>
            </w:r>
            <w:proofErr w:type="spellEnd"/>
            <w:r>
              <w:rPr>
                <w:rFonts w:ascii="Arial" w:hAnsi="Arial"/>
              </w:rPr>
              <w:t xml:space="preserve"> repository” </w:t>
            </w:r>
          </w:p>
        </w:tc>
        <w:tc>
          <w:tcPr>
            <w:tcW w:w="1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A1CB6" w14:textId="77777777" w:rsidR="00A937EC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A937EC" w14:paraId="40FB16D9" w14:textId="77777777" w:rsidTr="00DD4AAC">
        <w:trPr>
          <w:trHeight w:val="863"/>
        </w:trPr>
        <w:tc>
          <w:tcPr>
            <w:tcW w:w="22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120A7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4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E7C76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runner_ATC-2_logfile.txt documents that the Tool Runner and test tool QA Status is TEST</w:t>
            </w:r>
          </w:p>
        </w:tc>
        <w:tc>
          <w:tcPr>
            <w:tcW w:w="1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993E2" w14:textId="77777777" w:rsidR="00A937EC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16FE123C" w14:textId="09AC6FDC" w:rsidR="00DD7736" w:rsidRDefault="00DD7736"/>
    <w:p w14:paraId="374BFFBF" w14:textId="77777777" w:rsidR="00DD7736" w:rsidRDefault="00DD7736">
      <w:pPr>
        <w:spacing w:after="160" w:line="259" w:lineRule="auto"/>
      </w:pPr>
      <w:r>
        <w:br w:type="page"/>
      </w:r>
    </w:p>
    <w:p w14:paraId="799F1E65" w14:textId="77777777" w:rsidR="00DD7736" w:rsidRPr="003855CB" w:rsidRDefault="00DD7736" w:rsidP="00DD7736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7AD88750" w14:textId="1767D071" w:rsidR="00DD7736" w:rsidRDefault="00A96FBE" w:rsidP="00DD7736">
      <w:r w:rsidRPr="00A96FBE">
        <w:rPr>
          <w:noProof/>
        </w:rPr>
        <w:drawing>
          <wp:inline distT="0" distB="0" distL="0" distR="0" wp14:anchorId="3E0D091D" wp14:editId="24168B67">
            <wp:extent cx="6400800" cy="5295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12"/>
                    <a:stretch/>
                  </pic:blipFill>
                  <pic:spPr bwMode="auto">
                    <a:xfrm>
                      <a:off x="0" y="0"/>
                      <a:ext cx="64008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1980"/>
        <w:gridCol w:w="4230"/>
        <w:gridCol w:w="2340"/>
        <w:gridCol w:w="1530"/>
      </w:tblGrid>
      <w:tr w:rsidR="00854E18" w14:paraId="02459C1B" w14:textId="77777777" w:rsidTr="00A96FBE">
        <w:trPr>
          <w:cantSplit/>
          <w:trHeight w:val="513"/>
          <w:tblHeader/>
        </w:trPr>
        <w:tc>
          <w:tcPr>
            <w:tcW w:w="100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87E59BD" w14:textId="070CB2C3" w:rsidR="00854E18" w:rsidRDefault="00854E18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Table A-10. </w:t>
            </w:r>
            <w:r>
              <w:rPr>
                <w:rFonts w:ascii="Arial" w:hAnsi="Arial" w:cs="Arial"/>
                <w:b/>
              </w:rPr>
              <w:t xml:space="preserve">Tool Runner Acceptance </w:t>
            </w:r>
            <w:r>
              <w:rPr>
                <w:rFonts w:ascii="Arial" w:hAnsi="Arial"/>
                <w:b/>
              </w:rPr>
              <w:t>Test</w:t>
            </w:r>
            <w:r w:rsidR="00A6432A">
              <w:rPr>
                <w:rFonts w:ascii="Arial" w:hAnsi="Arial"/>
                <w:b/>
              </w:rPr>
              <w:t xml:space="preserve"> Case 3</w:t>
            </w:r>
            <w:r>
              <w:rPr>
                <w:rFonts w:ascii="Arial" w:hAnsi="Arial"/>
                <w:b/>
              </w:rPr>
              <w:t>—Windows Platform</w:t>
            </w:r>
          </w:p>
        </w:tc>
      </w:tr>
      <w:tr w:rsidR="00854E18" w14:paraId="0FE6CF93" w14:textId="77777777" w:rsidTr="00DD4AAC">
        <w:trPr>
          <w:cantSplit/>
          <w:trHeight w:val="593"/>
          <w:tblHeader/>
        </w:trPr>
        <w:tc>
          <w:tcPr>
            <w:tcW w:w="62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3825DA6" w14:textId="77777777" w:rsidR="00854E18" w:rsidRPr="007D0AAC" w:rsidRDefault="00854E18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</w:t>
            </w:r>
            <w:r w:rsidRPr="007D0AAC">
              <w:rPr>
                <w:rFonts w:ascii="Arial" w:hAnsi="Arial"/>
                <w:b/>
                <w:sz w:val="20"/>
              </w:rPr>
              <w:t>Installatio</w:t>
            </w:r>
            <w:r>
              <w:rPr>
                <w:rFonts w:ascii="Arial" w:hAnsi="Arial"/>
                <w:b/>
                <w:sz w:val="20"/>
              </w:rPr>
              <w:t>n</w:t>
            </w:r>
            <w:r w:rsidRPr="007D0AAC">
              <w:rPr>
                <w:rFonts w:ascii="Arial" w:hAnsi="Arial"/>
                <w:b/>
                <w:sz w:val="20"/>
              </w:rPr>
              <w:t xml:space="preserve"> Testing</w:t>
            </w:r>
          </w:p>
          <w:p w14:paraId="7B4F78BA" w14:textId="77777777" w:rsidR="00854E18" w:rsidRDefault="00854E18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3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2D77D18" w14:textId="3B895ED2" w:rsidR="00854E18" w:rsidRDefault="00854E18" w:rsidP="005834CA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 w:rsidR="00C132F1">
              <w:rPr>
                <w:rFonts w:ascii="Arial" w:hAnsi="Arial"/>
                <w:b/>
                <w:sz w:val="20"/>
              </w:rPr>
              <w:t>02/06/2020</w:t>
            </w:r>
          </w:p>
        </w:tc>
      </w:tr>
      <w:tr w:rsidR="00854E18" w14:paraId="7AFD7C67" w14:textId="77777777" w:rsidTr="00DD4AAC">
        <w:trPr>
          <w:cantSplit/>
          <w:trHeight w:val="1160"/>
          <w:tblHeader/>
        </w:trPr>
        <w:tc>
          <w:tcPr>
            <w:tcW w:w="62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4B5E351" w14:textId="77777777" w:rsidR="00854E18" w:rsidRPr="004A568C" w:rsidRDefault="00854E18" w:rsidP="005834CA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70DE54A4" w14:textId="77777777" w:rsidR="00854E18" w:rsidRDefault="00854E18" w:rsidP="005834CA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>
              <w:rPr>
                <w:rFonts w:ascii="Arial" w:hAnsi="Arial"/>
                <w:i/>
                <w:iCs/>
              </w:rPr>
              <w:t>olive-srv\samba\backups\CAVE\sara-sandbox\ToolsTesting\runner_atc_testing_model_windows\</w:t>
            </w:r>
            <w:r>
              <w:t xml:space="preserve"> </w:t>
            </w:r>
            <w:r w:rsidRPr="003855CB">
              <w:rPr>
                <w:rFonts w:ascii="Arial" w:hAnsi="Arial"/>
                <w:i/>
                <w:iCs/>
              </w:rPr>
              <w:t>runner_</w:t>
            </w:r>
            <w:r>
              <w:rPr>
                <w:rFonts w:ascii="Arial" w:hAnsi="Arial"/>
                <w:i/>
                <w:iCs/>
              </w:rPr>
              <w:t>A</w:t>
            </w:r>
            <w:r w:rsidRPr="003855CB">
              <w:rPr>
                <w:rFonts w:ascii="Arial" w:hAnsi="Arial"/>
                <w:i/>
                <w:iCs/>
              </w:rPr>
              <w:t>TC-</w:t>
            </w:r>
            <w:r>
              <w:rPr>
                <w:rFonts w:ascii="Arial" w:hAnsi="Arial"/>
                <w:i/>
                <w:iCs/>
              </w:rPr>
              <w:t>3</w:t>
            </w:r>
            <w:r w:rsidRPr="003855CB">
              <w:rPr>
                <w:rFonts w:ascii="Arial" w:hAnsi="Arial"/>
                <w:i/>
                <w:iCs/>
              </w:rPr>
              <w:t>_logfile.txt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C621CF4" w14:textId="0EB0DF54" w:rsidR="00854E18" w:rsidRDefault="00854E18" w:rsidP="005834CA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r w:rsidR="00B10E64">
              <w:rPr>
                <w:rFonts w:ascii="Arial" w:hAnsi="Arial"/>
                <w:b/>
                <w:sz w:val="20"/>
              </w:rPr>
              <w:t>Christian Hall</w:t>
            </w:r>
          </w:p>
        </w:tc>
      </w:tr>
      <w:tr w:rsidR="00854E18" w:rsidRPr="004A568C" w14:paraId="641590A5" w14:textId="77777777" w:rsidTr="00DD4AAC">
        <w:trPr>
          <w:cantSplit/>
          <w:trHeight w:val="710"/>
          <w:tblHeader/>
        </w:trPr>
        <w:tc>
          <w:tcPr>
            <w:tcW w:w="1008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99A6B5C" w14:textId="77777777" w:rsidR="00854E18" w:rsidRPr="004A568C" w:rsidRDefault="00854E18" w:rsidP="005834CA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olive-srv\samba\backups\CAVE\sara-sandbox\ToolsTesting\runner_atc_testing_model_windows</w:t>
            </w:r>
          </w:p>
        </w:tc>
      </w:tr>
      <w:tr w:rsidR="00854E18" w14:paraId="27CE233F" w14:textId="77777777" w:rsidTr="00E727CF">
        <w:trPr>
          <w:cantSplit/>
          <w:trHeight w:val="530"/>
          <w:tblHeader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2A5AFD2F" w14:textId="77777777" w:rsidR="00854E18" w:rsidRDefault="00854E18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7FAFB57C" w14:textId="77777777" w:rsidR="00854E18" w:rsidRDefault="00854E18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12D245D8" w14:textId="77777777" w:rsidR="00854E18" w:rsidRDefault="00854E18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Test Result </w:t>
            </w:r>
            <w:r>
              <w:rPr>
                <w:rFonts w:ascii="Arial" w:hAnsi="Arial"/>
                <w:b/>
              </w:rPr>
              <w:br/>
              <w:t>(Pass/Fail)</w:t>
            </w:r>
          </w:p>
        </w:tc>
      </w:tr>
      <w:tr w:rsidR="00A937EC" w14:paraId="433D1D4D" w14:textId="77777777" w:rsidTr="00E727CF">
        <w:trPr>
          <w:trHeight w:val="575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86330" w14:textId="5853C89B" w:rsidR="00A937EC" w:rsidRDefault="00F239E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CACIE-runner.py-TC</w:t>
            </w:r>
            <w:r w:rsidR="00A937EC">
              <w:rPr>
                <w:rFonts w:ascii="Arial" w:hAnsi="Arial"/>
              </w:rPr>
              <w:t>-3</w:t>
            </w: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218E9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the 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>] and add addfile.txt file to directory.</w:t>
            </w:r>
          </w:p>
          <w:p w14:paraId="33B2487C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9938C78" w14:textId="6D3DD0F0" w:rsidR="00A937EC" w:rsidRDefault="00D321DD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TESTER’S NOTES: </w:t>
            </w:r>
            <w:r w:rsidR="00A937EC">
              <w:rPr>
                <w:rFonts w:ascii="Arial" w:hAnsi="Arial"/>
                <w:i/>
                <w:iCs/>
              </w:rPr>
              <w:t>Entering the following command:</w:t>
            </w:r>
          </w:p>
          <w:p w14:paraId="0C80C61E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lastRenderedPageBreak/>
              <w:t>cd &gt;addfile.txt</w:t>
            </w:r>
          </w:p>
        </w:tc>
      </w:tr>
      <w:tr w:rsidR="00A937EC" w14:paraId="0F91052A" w14:textId="77777777" w:rsidTr="00E727CF">
        <w:trPr>
          <w:trHeight w:val="575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9F9DA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2E2BC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]\ca-surf-test\ subdirectory</w:t>
            </w:r>
          </w:p>
        </w:tc>
      </w:tr>
      <w:tr w:rsidR="00A937EC" w14:paraId="454C5317" w14:textId="77777777" w:rsidTr="00E727CF">
        <w:trPr>
          <w:trHeight w:val="1115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FDEF2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8B6B7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Invoke Tool Runner and test tool using </w:t>
            </w:r>
            <w:proofErr w:type="spellStart"/>
            <w:r>
              <w:rPr>
                <w:rFonts w:ascii="Arial" w:hAnsi="Arial"/>
                <w:i/>
                <w:iCs/>
              </w:rPr>
              <w:t>runner_run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_ATC-3.bat as follows:</w:t>
            </w:r>
          </w:p>
          <w:p w14:paraId="02A66B4B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456EC36F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 xml:space="preserve">.\runner_run_ATC-3.bat  </w:t>
            </w:r>
          </w:p>
        </w:tc>
      </w:tr>
      <w:tr w:rsidR="00A937EC" w14:paraId="413D70DE" w14:textId="77777777" w:rsidTr="00E727CF">
        <w:trPr>
          <w:trHeight w:val="908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C7B11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9E943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]\runner_ATC-3_logfile.txt documents that the Tool Runner and test tool QA Status is TEST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657A8" w14:textId="77777777" w:rsidR="00A937EC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A937EC" w14:paraId="5442DB61" w14:textId="77777777" w:rsidTr="00E727CF">
        <w:trPr>
          <w:trHeight w:val="1673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FCE43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D9C33" w14:textId="77777777" w:rsidR="00AB5F1E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Delete addfile.txt file from directory. </w:t>
            </w:r>
          </w:p>
          <w:p w14:paraId="22BE0248" w14:textId="77777777" w:rsidR="00AB5F1E" w:rsidRDefault="00AB5F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838C378" w14:textId="0BB69066" w:rsidR="00A937EC" w:rsidRDefault="00AB5F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TESTER’S NOTES: </w:t>
            </w:r>
            <w:r w:rsidR="00A937EC">
              <w:rPr>
                <w:rFonts w:ascii="Arial" w:hAnsi="Arial"/>
                <w:i/>
                <w:iCs/>
              </w:rPr>
              <w:t xml:space="preserve">This added file is in the </w:t>
            </w:r>
            <w:proofErr w:type="spellStart"/>
            <w:r w:rsidR="00A937EC">
              <w:rPr>
                <w:rFonts w:ascii="Arial" w:hAnsi="Arial"/>
                <w:i/>
                <w:iCs/>
              </w:rPr>
              <w:t>Test_Repo_Name</w:t>
            </w:r>
            <w:proofErr w:type="spellEnd"/>
            <w:r w:rsidR="00A937EC">
              <w:rPr>
                <w:rFonts w:ascii="Arial" w:hAnsi="Arial"/>
                <w:i/>
                <w:iCs/>
              </w:rPr>
              <w:t xml:space="preserve"> (TEST_CACIE), navigated back to this directory and entered the following command:</w:t>
            </w:r>
          </w:p>
          <w:p w14:paraId="34AFB86C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del addfile.txt</w:t>
            </w:r>
          </w:p>
        </w:tc>
      </w:tr>
      <w:tr w:rsidR="00A937EC" w14:paraId="45F0675D" w14:textId="77777777" w:rsidTr="00E727CF">
        <w:trPr>
          <w:trHeight w:val="1943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6F168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7DC19" w14:textId="02B092D4" w:rsidR="00A937EC" w:rsidRDefault="00AB5F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TESTER’S NOTES: </w:t>
            </w:r>
            <w:r w:rsidR="00A937EC">
              <w:rPr>
                <w:rFonts w:ascii="Arial" w:hAnsi="Arial"/>
                <w:i/>
                <w:iCs/>
              </w:rPr>
              <w:t>Navigated back to the [</w:t>
            </w:r>
            <w:proofErr w:type="spellStart"/>
            <w:r w:rsidR="00A937EC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="00A937EC">
              <w:rPr>
                <w:rFonts w:ascii="Arial" w:hAnsi="Arial"/>
                <w:i/>
                <w:iCs/>
              </w:rPr>
              <w:t>]\ca-surf-test before this next step.</w:t>
            </w:r>
          </w:p>
          <w:p w14:paraId="7B3BE52B" w14:textId="77777777" w:rsidR="00AB5F1E" w:rsidRDefault="00AB5F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753A990" w14:textId="4AFD8749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Invoke Tool Runner and test tool using </w:t>
            </w:r>
            <w:proofErr w:type="spellStart"/>
            <w:r>
              <w:rPr>
                <w:rFonts w:ascii="Arial" w:hAnsi="Arial"/>
                <w:i/>
                <w:iCs/>
              </w:rPr>
              <w:t>runner_run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_ATC-3.bat as follows:</w:t>
            </w:r>
          </w:p>
          <w:p w14:paraId="4F9CC42A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4C1E6AB4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 xml:space="preserve">.\runner_run_ATC-3.bat </w:t>
            </w:r>
          </w:p>
        </w:tc>
      </w:tr>
      <w:tr w:rsidR="00755A0B" w14:paraId="6ACFF062" w14:textId="77777777" w:rsidTr="00E727CF">
        <w:trPr>
          <w:trHeight w:val="1565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A2ACF" w14:textId="77777777" w:rsidR="00755A0B" w:rsidRDefault="00755A0B" w:rsidP="00755A0B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BE6BE" w14:textId="7DC1BFDC" w:rsidR="00755A0B" w:rsidRPr="00A96FBE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A96FBE">
              <w:rPr>
                <w:rFonts w:ascii="Arial" w:hAnsi="Arial"/>
              </w:rPr>
              <w:t>Verify [</w:t>
            </w:r>
            <w:proofErr w:type="spellStart"/>
            <w:r w:rsidRPr="00A96FBE">
              <w:rPr>
                <w:rFonts w:ascii="Arial" w:hAnsi="Arial"/>
              </w:rPr>
              <w:t>Testing_Directory</w:t>
            </w:r>
            <w:proofErr w:type="spellEnd"/>
            <w:r w:rsidRPr="00A96FBE">
              <w:rPr>
                <w:rFonts w:ascii="Arial" w:hAnsi="Arial"/>
              </w:rPr>
              <w:t>]\runner_ATC-</w:t>
            </w:r>
            <w:r w:rsidR="00284665">
              <w:rPr>
                <w:rFonts w:ascii="Arial" w:hAnsi="Arial"/>
              </w:rPr>
              <w:t>3</w:t>
            </w:r>
            <w:r w:rsidRPr="00A96FBE">
              <w:rPr>
                <w:rFonts w:ascii="Arial" w:hAnsi="Arial"/>
              </w:rPr>
              <w:t xml:space="preserve">_logfile.txt documents that the </w:t>
            </w:r>
            <w:r w:rsidRPr="00A96FBE">
              <w:rPr>
                <w:rFonts w:ascii="Arial" w:hAnsi="Arial"/>
                <w:b/>
                <w:bCs/>
              </w:rPr>
              <w:t>Tool Runner</w:t>
            </w:r>
            <w:r w:rsidRPr="00A96FBE">
              <w:rPr>
                <w:rFonts w:ascii="Arial" w:hAnsi="Arial"/>
              </w:rPr>
              <w:t xml:space="preserve"> QA Status is QUALIFIED </w:t>
            </w:r>
          </w:p>
          <w:p w14:paraId="063FEE94" w14:textId="77777777" w:rsidR="00755A0B" w:rsidRPr="00A96FBE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7CC03829" w14:textId="217A08A8" w:rsidR="00755A0B" w:rsidRPr="00A96FBE" w:rsidRDefault="00755A0B" w:rsidP="00755A0B">
            <w:pPr>
              <w:pStyle w:val="H1bodytext"/>
              <w:spacing w:after="0"/>
              <w:ind w:left="0"/>
              <w:jc w:val="both"/>
              <w:rPr>
                <w:rFonts w:ascii="Arial" w:hAnsi="Arial"/>
                <w:i/>
                <w:iCs/>
              </w:rPr>
            </w:pPr>
            <w:r w:rsidRPr="00A96FBE">
              <w:rPr>
                <w:rFonts w:ascii="Arial" w:hAnsi="Arial"/>
              </w:rPr>
              <w:t>NOTE: Tool Runner is now on the approved tool list in the test repository—see [</w:t>
            </w:r>
            <w:proofErr w:type="spellStart"/>
            <w:r w:rsidRPr="00A96FBE">
              <w:rPr>
                <w:rFonts w:ascii="Arial" w:hAnsi="Arial"/>
              </w:rPr>
              <w:t>Test_Repo_Name</w:t>
            </w:r>
            <w:proofErr w:type="spellEnd"/>
            <w:r w:rsidRPr="00A96FBE">
              <w:rPr>
                <w:rFonts w:ascii="Arial" w:hAnsi="Arial"/>
              </w:rPr>
              <w:t>]\</w:t>
            </w:r>
            <w:proofErr w:type="spellStart"/>
            <w:r w:rsidRPr="00A96FBE">
              <w:rPr>
                <w:rFonts w:ascii="Arial" w:hAnsi="Arial"/>
              </w:rPr>
              <w:t>pylib</w:t>
            </w:r>
            <w:proofErr w:type="spellEnd"/>
            <w:r w:rsidRPr="00A96FBE">
              <w:rPr>
                <w:rFonts w:ascii="Arial" w:hAnsi="Arial"/>
              </w:rPr>
              <w:t>\runner\</w:t>
            </w:r>
            <w:proofErr w:type="spellStart"/>
            <w:r w:rsidRPr="00A96FBE">
              <w:rPr>
                <w:rFonts w:ascii="Arial" w:hAnsi="Arial"/>
              </w:rPr>
              <w:t>config.json</w:t>
            </w:r>
            <w:proofErr w:type="spellEnd"/>
            <w:r w:rsidRPr="00A96FBE">
              <w:rPr>
                <w:rFonts w:ascii="Arial" w:hAnsi="Arial"/>
              </w:rPr>
              <w:t xml:space="preserve"> to verify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76FFB" w14:textId="7777777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755A0B" w14:paraId="25A14860" w14:textId="77777777" w:rsidTr="00E727CF">
        <w:trPr>
          <w:trHeight w:val="1817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5D7B6" w14:textId="77777777" w:rsidR="00755A0B" w:rsidRDefault="00755A0B" w:rsidP="00755A0B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DF6B7" w14:textId="0CEA5A3A" w:rsidR="00755A0B" w:rsidRPr="00A96FBE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A96FBE">
              <w:rPr>
                <w:rFonts w:ascii="Arial" w:hAnsi="Arial"/>
              </w:rPr>
              <w:t>Verify that [</w:t>
            </w:r>
            <w:proofErr w:type="spellStart"/>
            <w:r w:rsidRPr="00A96FBE">
              <w:rPr>
                <w:rFonts w:ascii="Arial" w:hAnsi="Arial"/>
              </w:rPr>
              <w:t>Testing_Directory</w:t>
            </w:r>
            <w:proofErr w:type="spellEnd"/>
            <w:r w:rsidRPr="00A96FBE">
              <w:rPr>
                <w:rFonts w:ascii="Arial" w:hAnsi="Arial"/>
              </w:rPr>
              <w:t>]\runner_ATC-</w:t>
            </w:r>
            <w:r w:rsidR="00284665">
              <w:rPr>
                <w:rFonts w:ascii="Arial" w:hAnsi="Arial"/>
              </w:rPr>
              <w:t>3</w:t>
            </w:r>
            <w:r w:rsidRPr="00A96FBE">
              <w:rPr>
                <w:rFonts w:ascii="Arial" w:hAnsi="Arial"/>
              </w:rPr>
              <w:t xml:space="preserve">_logfile.txt documents that the </w:t>
            </w:r>
            <w:r w:rsidRPr="00A96FBE">
              <w:rPr>
                <w:rFonts w:ascii="Arial" w:hAnsi="Arial"/>
                <w:b/>
                <w:bCs/>
              </w:rPr>
              <w:t>Invoked tool</w:t>
            </w:r>
            <w:r w:rsidRPr="00A96FBE">
              <w:rPr>
                <w:rFonts w:ascii="Arial" w:hAnsi="Arial"/>
              </w:rPr>
              <w:t xml:space="preserve"> QA Status is QUALIFIED </w:t>
            </w:r>
          </w:p>
          <w:p w14:paraId="5FBE829A" w14:textId="77777777" w:rsidR="00755A0B" w:rsidRPr="00A96FBE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75421E9D" w14:textId="42FB0C8F" w:rsidR="00755A0B" w:rsidRPr="00A96FBE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A96FBE">
              <w:rPr>
                <w:rFonts w:ascii="Arial" w:hAnsi="Arial"/>
              </w:rPr>
              <w:t>NOTE: Invoked tool is on the approved tool list in the test repository—see [</w:t>
            </w:r>
            <w:proofErr w:type="spellStart"/>
            <w:r w:rsidRPr="00A96FBE">
              <w:rPr>
                <w:rFonts w:ascii="Arial" w:hAnsi="Arial"/>
              </w:rPr>
              <w:t>Test_Repo_Name</w:t>
            </w:r>
            <w:proofErr w:type="spellEnd"/>
            <w:r w:rsidRPr="00A96FBE">
              <w:rPr>
                <w:rFonts w:ascii="Arial" w:hAnsi="Arial"/>
              </w:rPr>
              <w:t>]\</w:t>
            </w:r>
            <w:proofErr w:type="spellStart"/>
            <w:r w:rsidRPr="00A96FBE">
              <w:rPr>
                <w:rFonts w:ascii="Arial" w:hAnsi="Arial"/>
              </w:rPr>
              <w:t>pylib</w:t>
            </w:r>
            <w:proofErr w:type="spellEnd"/>
            <w:r w:rsidRPr="00A96FBE">
              <w:rPr>
                <w:rFonts w:ascii="Arial" w:hAnsi="Arial"/>
              </w:rPr>
              <w:t>\runner\</w:t>
            </w:r>
            <w:proofErr w:type="spellStart"/>
            <w:r w:rsidRPr="00A96FBE">
              <w:rPr>
                <w:rFonts w:ascii="Arial" w:hAnsi="Arial"/>
              </w:rPr>
              <w:t>config.json</w:t>
            </w:r>
            <w:proofErr w:type="spellEnd"/>
            <w:r w:rsidRPr="00A96FBE">
              <w:rPr>
                <w:rFonts w:ascii="Arial" w:hAnsi="Arial"/>
              </w:rPr>
              <w:t xml:space="preserve"> to verify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D67BC" w14:textId="7777777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A937EC" w14:paraId="14665AFB" w14:textId="77777777" w:rsidTr="00E727CF">
        <w:trPr>
          <w:trHeight w:val="665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263BE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933D5" w14:textId="77777777" w:rsidR="00A937EC" w:rsidRDefault="00A937EC">
            <w:pPr>
              <w:pStyle w:val="H1bodytext"/>
              <w:spacing w:after="0"/>
              <w:ind w:left="0"/>
              <w:jc w:val="both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</w:p>
        </w:tc>
      </w:tr>
      <w:tr w:rsidR="00A937EC" w14:paraId="6D48CC1B" w14:textId="77777777" w:rsidTr="00E727CF">
        <w:trPr>
          <w:trHeight w:val="683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D188A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3394E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239A30A4" w14:textId="77777777" w:rsidR="00A937EC" w:rsidRDefault="00A937EC" w:rsidP="00A937EC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checkout development</w:t>
            </w:r>
          </w:p>
        </w:tc>
      </w:tr>
      <w:tr w:rsidR="00A937EC" w14:paraId="6EECA7B8" w14:textId="77777777" w:rsidTr="00E727CF">
        <w:trPr>
          <w:trHeight w:val="692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216B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DD838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] \ca-surf-test\ </w:t>
            </w:r>
          </w:p>
        </w:tc>
      </w:tr>
      <w:tr w:rsidR="00A937EC" w14:paraId="157101C7" w14:textId="77777777" w:rsidTr="00E727CF">
        <w:trPr>
          <w:trHeight w:val="1268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B33B6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B75F3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Invoke Tool Runner and test tool using runner_run_ATC-3.bat as follows</w:t>
            </w:r>
          </w:p>
          <w:p w14:paraId="4F58EB41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145FFBF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 xml:space="preserve">.\runner_run_ATC-3.bat </w:t>
            </w:r>
          </w:p>
        </w:tc>
      </w:tr>
      <w:tr w:rsidR="00A937EC" w14:paraId="147EB6CC" w14:textId="77777777" w:rsidTr="00E727CF">
        <w:trPr>
          <w:trHeight w:val="962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DFC65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6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88502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</w:t>
            </w:r>
            <w:r>
              <w:rPr>
                <w:rFonts w:ascii="Arial" w:hAnsi="Arial"/>
                <w:i/>
                <w:iCs/>
              </w:rPr>
              <w:t>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  <w:r>
              <w:rPr>
                <w:rFonts w:ascii="Arial" w:hAnsi="Arial"/>
              </w:rPr>
              <w:t>\runner_ATC-3_logfile.txt documents that the Tool Runner and test tool QA Status is TEST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38129" w14:textId="77777777" w:rsidR="00A937EC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A937EC" w14:paraId="6A4FF24E" w14:textId="77777777" w:rsidTr="00E727CF">
        <w:trPr>
          <w:trHeight w:val="602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76CBA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2F363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] </w:t>
            </w:r>
          </w:p>
        </w:tc>
      </w:tr>
      <w:tr w:rsidR="00A937EC" w14:paraId="1AF734BE" w14:textId="77777777" w:rsidTr="00E727CF">
        <w:trPr>
          <w:trHeight w:val="728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F9645" w14:textId="77777777" w:rsidR="00A937EC" w:rsidRDefault="00A937EC">
            <w:pPr>
              <w:rPr>
                <w:rFonts w:ascii="Arial" w:hAnsi="Arial"/>
                <w:sz w:val="22"/>
                <w:szCs w:val="20"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4992E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30753175" w14:textId="77777777" w:rsidR="00A937EC" w:rsidRDefault="00A937EC" w:rsidP="00A937EC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checkout master </w:t>
            </w:r>
          </w:p>
        </w:tc>
      </w:tr>
    </w:tbl>
    <w:p w14:paraId="0D68D26F" w14:textId="472BCD85" w:rsidR="00854E18" w:rsidRDefault="00854E18"/>
    <w:p w14:paraId="76785203" w14:textId="77777777" w:rsidR="00854E18" w:rsidRDefault="00854E18">
      <w:pPr>
        <w:spacing w:after="160" w:line="259" w:lineRule="auto"/>
      </w:pPr>
      <w:r>
        <w:br w:type="page"/>
      </w:r>
    </w:p>
    <w:p w14:paraId="00EF301C" w14:textId="77777777" w:rsidR="00854E18" w:rsidRPr="003855CB" w:rsidRDefault="00854E18" w:rsidP="00854E18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bookmarkStart w:id="35" w:name="_Hlk41912541"/>
      <w:r w:rsidRPr="003855CB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137B1EE1" w14:textId="5AE19457" w:rsidR="00854E18" w:rsidRDefault="00A96FBE" w:rsidP="00854E18">
      <w:r w:rsidRPr="00A96FBE">
        <w:rPr>
          <w:noProof/>
        </w:rPr>
        <w:drawing>
          <wp:inline distT="0" distB="0" distL="0" distR="0" wp14:anchorId="5521A599" wp14:editId="6C80F8AD">
            <wp:extent cx="6400800" cy="4181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8" b="26721"/>
                    <a:stretch/>
                  </pic:blipFill>
                  <pic:spPr bwMode="auto">
                    <a:xfrm>
                      <a:off x="0" y="0"/>
                      <a:ext cx="64008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1980"/>
        <w:gridCol w:w="4230"/>
        <w:gridCol w:w="2475"/>
        <w:gridCol w:w="26"/>
        <w:gridCol w:w="1369"/>
      </w:tblGrid>
      <w:tr w:rsidR="00854E18" w14:paraId="1CCB4AFB" w14:textId="77777777" w:rsidTr="005F3E0E">
        <w:trPr>
          <w:cantSplit/>
          <w:trHeight w:val="477"/>
          <w:tblHeader/>
        </w:trPr>
        <w:tc>
          <w:tcPr>
            <w:tcW w:w="1008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9B26B4E" w14:textId="048F9FAC" w:rsidR="00854E18" w:rsidRDefault="00854E18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Table A-11. </w:t>
            </w:r>
            <w:r>
              <w:rPr>
                <w:rFonts w:ascii="Arial" w:hAnsi="Arial" w:cs="Arial"/>
                <w:b/>
              </w:rPr>
              <w:t xml:space="preserve">Tool Runner Acceptance </w:t>
            </w:r>
            <w:r>
              <w:rPr>
                <w:rFonts w:ascii="Arial" w:hAnsi="Arial"/>
                <w:b/>
              </w:rPr>
              <w:t>Test</w:t>
            </w:r>
            <w:r w:rsidR="00A6432A">
              <w:rPr>
                <w:rFonts w:ascii="Arial" w:hAnsi="Arial"/>
                <w:b/>
              </w:rPr>
              <w:t xml:space="preserve"> Case 4</w:t>
            </w:r>
            <w:r>
              <w:rPr>
                <w:rFonts w:ascii="Arial" w:hAnsi="Arial"/>
                <w:b/>
              </w:rPr>
              <w:t>—Windows Platform</w:t>
            </w:r>
          </w:p>
        </w:tc>
      </w:tr>
      <w:tr w:rsidR="00854E18" w14:paraId="7EA33DBA" w14:textId="77777777" w:rsidTr="00DD4AAC">
        <w:trPr>
          <w:cantSplit/>
          <w:trHeight w:val="593"/>
          <w:tblHeader/>
        </w:trPr>
        <w:tc>
          <w:tcPr>
            <w:tcW w:w="62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084923" w14:textId="77777777" w:rsidR="00854E18" w:rsidRPr="007D0AAC" w:rsidRDefault="00854E18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Tool Runner </w:t>
            </w:r>
            <w:r w:rsidRPr="007D0AAC">
              <w:rPr>
                <w:rFonts w:ascii="Arial" w:hAnsi="Arial"/>
                <w:b/>
                <w:sz w:val="20"/>
              </w:rPr>
              <w:t>Installatio</w:t>
            </w:r>
            <w:r>
              <w:rPr>
                <w:rFonts w:ascii="Arial" w:hAnsi="Arial"/>
                <w:b/>
                <w:sz w:val="20"/>
              </w:rPr>
              <w:t>n</w:t>
            </w:r>
            <w:r w:rsidRPr="007D0AAC">
              <w:rPr>
                <w:rFonts w:ascii="Arial" w:hAnsi="Arial"/>
                <w:b/>
                <w:sz w:val="20"/>
              </w:rPr>
              <w:t xml:space="preserve"> Testing</w:t>
            </w:r>
          </w:p>
          <w:p w14:paraId="5EEAA844" w14:textId="77777777" w:rsidR="00854E18" w:rsidRDefault="00854E18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CACIE-</w:t>
            </w:r>
            <w:r>
              <w:rPr>
                <w:rFonts w:ascii="Arial" w:hAnsi="Arial"/>
                <w:b/>
                <w:sz w:val="20"/>
              </w:rPr>
              <w:t>runner.py</w:t>
            </w:r>
            <w:r w:rsidRPr="007D0AAC">
              <w:rPr>
                <w:rFonts w:ascii="Arial" w:hAnsi="Arial"/>
                <w:b/>
                <w:sz w:val="20"/>
              </w:rPr>
              <w:t xml:space="preserve"> – </w:t>
            </w:r>
            <w:r>
              <w:rPr>
                <w:rFonts w:ascii="Arial" w:hAnsi="Arial"/>
                <w:b/>
                <w:sz w:val="20"/>
              </w:rPr>
              <w:t>TC</w:t>
            </w:r>
            <w:r w:rsidRPr="007D0AAC"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z w:val="20"/>
              </w:rPr>
              <w:t>4</w:t>
            </w:r>
          </w:p>
        </w:tc>
        <w:tc>
          <w:tcPr>
            <w:tcW w:w="3870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462FC3" w14:textId="5B731892" w:rsidR="00854E18" w:rsidRDefault="00854E18" w:rsidP="005834CA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7D0AAC">
              <w:rPr>
                <w:rFonts w:ascii="Arial" w:hAnsi="Arial"/>
                <w:b/>
                <w:sz w:val="20"/>
              </w:rPr>
              <w:t>Date:</w:t>
            </w:r>
            <w:r>
              <w:rPr>
                <w:rFonts w:ascii="Arial" w:hAnsi="Arial"/>
                <w:b/>
                <w:sz w:val="20"/>
              </w:rPr>
              <w:t xml:space="preserve"> 12/</w:t>
            </w:r>
            <w:r w:rsidR="002D7885">
              <w:rPr>
                <w:rFonts w:ascii="Arial" w:hAnsi="Arial"/>
                <w:b/>
                <w:sz w:val="20"/>
              </w:rPr>
              <w:t>10</w:t>
            </w:r>
            <w:r>
              <w:rPr>
                <w:rFonts w:ascii="Arial" w:hAnsi="Arial"/>
                <w:b/>
                <w:sz w:val="20"/>
              </w:rPr>
              <w:t>/2019</w:t>
            </w:r>
          </w:p>
        </w:tc>
      </w:tr>
      <w:tr w:rsidR="00854E18" w14:paraId="42638B3E" w14:textId="77777777" w:rsidTr="00DD4AAC">
        <w:trPr>
          <w:cantSplit/>
          <w:trHeight w:val="1160"/>
          <w:tblHeader/>
        </w:trPr>
        <w:tc>
          <w:tcPr>
            <w:tcW w:w="62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7840C5E" w14:textId="77777777" w:rsidR="00854E18" w:rsidRPr="004A568C" w:rsidRDefault="00854E18" w:rsidP="005834CA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Tool Runner File Location for this test:</w:t>
            </w:r>
          </w:p>
          <w:p w14:paraId="7FDB5F77" w14:textId="77777777" w:rsidR="00854E18" w:rsidRDefault="00854E18" w:rsidP="005834CA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>
              <w:rPr>
                <w:rFonts w:ascii="Arial" w:hAnsi="Arial"/>
                <w:i/>
                <w:iCs/>
              </w:rPr>
              <w:t>olive-srv\samba\backups\CAVE\sara-sandbox\ToolsTesting\runner_atc_testing_model_windows\</w:t>
            </w:r>
            <w:r>
              <w:t xml:space="preserve"> </w:t>
            </w:r>
            <w:r w:rsidRPr="003855CB">
              <w:rPr>
                <w:rFonts w:ascii="Arial" w:hAnsi="Arial"/>
                <w:i/>
                <w:iCs/>
              </w:rPr>
              <w:t>runner_</w:t>
            </w:r>
            <w:r>
              <w:rPr>
                <w:rFonts w:ascii="Arial" w:hAnsi="Arial"/>
                <w:i/>
                <w:iCs/>
              </w:rPr>
              <w:t>A</w:t>
            </w:r>
            <w:r w:rsidRPr="003855CB">
              <w:rPr>
                <w:rFonts w:ascii="Arial" w:hAnsi="Arial"/>
                <w:i/>
                <w:iCs/>
              </w:rPr>
              <w:t>TC-</w:t>
            </w:r>
            <w:r>
              <w:rPr>
                <w:rFonts w:ascii="Arial" w:hAnsi="Arial"/>
                <w:i/>
                <w:iCs/>
              </w:rPr>
              <w:t>4</w:t>
            </w:r>
            <w:r w:rsidRPr="003855CB">
              <w:rPr>
                <w:rFonts w:ascii="Arial" w:hAnsi="Arial"/>
                <w:i/>
                <w:iCs/>
              </w:rPr>
              <w:t>_logfile.txt</w:t>
            </w:r>
          </w:p>
        </w:tc>
        <w:tc>
          <w:tcPr>
            <w:tcW w:w="3870" w:type="dxa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EA58F6" w14:textId="330DDA32" w:rsidR="00854E18" w:rsidRDefault="00854E18" w:rsidP="005834CA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4A568C">
              <w:rPr>
                <w:rFonts w:ascii="Arial" w:hAnsi="Arial"/>
                <w:b/>
                <w:sz w:val="20"/>
              </w:rPr>
              <w:t xml:space="preserve">Test Performed By: </w:t>
            </w:r>
            <w:r w:rsidR="00B10E64">
              <w:rPr>
                <w:rFonts w:ascii="Arial" w:hAnsi="Arial"/>
                <w:b/>
                <w:sz w:val="20"/>
              </w:rPr>
              <w:t>Christian Hall</w:t>
            </w:r>
          </w:p>
        </w:tc>
      </w:tr>
      <w:tr w:rsidR="00854E18" w:rsidRPr="004A568C" w14:paraId="0BF7B2F9" w14:textId="77777777" w:rsidTr="00DD4AAC">
        <w:trPr>
          <w:cantSplit/>
          <w:trHeight w:val="710"/>
          <w:tblHeader/>
        </w:trPr>
        <w:tc>
          <w:tcPr>
            <w:tcW w:w="10080" w:type="dxa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FE19400" w14:textId="77777777" w:rsidR="00854E18" w:rsidRPr="004A568C" w:rsidRDefault="00854E18" w:rsidP="005834CA">
            <w:pPr>
              <w:pStyle w:val="H1bodytext"/>
              <w:spacing w:after="0"/>
              <w:ind w:left="0"/>
              <w:rPr>
                <w:rFonts w:ascii="Arial" w:hAnsi="Arial"/>
                <w:b/>
                <w:sz w:val="20"/>
              </w:rPr>
            </w:pPr>
            <w:r w:rsidRPr="004A568C">
              <w:rPr>
                <w:rFonts w:ascii="Arial" w:hAnsi="Arial"/>
                <w:b/>
                <w:sz w:val="20"/>
              </w:rPr>
              <w:t>Testing Directory:</w:t>
            </w:r>
            <w:r>
              <w:rPr>
                <w:rFonts w:ascii="Arial" w:hAnsi="Arial"/>
                <w:b/>
                <w:sz w:val="20"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olive-srv\samba\backups\CAVE\sara-sandbox\ToolsTesting\runner_atc_testing_model_windows</w:t>
            </w:r>
          </w:p>
        </w:tc>
      </w:tr>
      <w:tr w:rsidR="00854E18" w14:paraId="24D73A90" w14:textId="77777777" w:rsidTr="00E727CF">
        <w:trPr>
          <w:cantSplit/>
          <w:trHeight w:val="530"/>
          <w:tblHeader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3899AE62" w14:textId="77777777" w:rsidR="00854E18" w:rsidRDefault="00854E18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ID</w:t>
            </w:r>
          </w:p>
        </w:tc>
        <w:tc>
          <w:tcPr>
            <w:tcW w:w="67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7AC3BAB8" w14:textId="77777777" w:rsidR="00854E18" w:rsidRDefault="00854E18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Test Case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41DF0BDF" w14:textId="77777777" w:rsidR="00854E18" w:rsidRDefault="00854E18" w:rsidP="005834CA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Test Result </w:t>
            </w:r>
            <w:r>
              <w:rPr>
                <w:rFonts w:ascii="Arial" w:hAnsi="Arial"/>
                <w:b/>
              </w:rPr>
              <w:br/>
              <w:t>(Pass/Fail)</w:t>
            </w:r>
          </w:p>
        </w:tc>
      </w:tr>
      <w:bookmarkEnd w:id="35"/>
      <w:tr w:rsidR="00A937EC" w14:paraId="383BDA17" w14:textId="77777777" w:rsidTr="00E727CF">
        <w:trPr>
          <w:trHeight w:val="827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F0B55" w14:textId="2143BE06" w:rsidR="00A937EC" w:rsidRDefault="00F239E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CACIE-runner.py-TC</w:t>
            </w:r>
            <w:r w:rsidR="00A937EC">
              <w:rPr>
                <w:rFonts w:ascii="Arial" w:hAnsi="Arial"/>
                <w:i/>
                <w:iCs/>
              </w:rPr>
              <w:t>-4</w:t>
            </w:r>
          </w:p>
        </w:tc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27919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the 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>] and add file addfile.txt to directory</w:t>
            </w:r>
          </w:p>
          <w:p w14:paraId="0CFC76EC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4C6AF01C" w14:textId="43D397CF" w:rsidR="00A937EC" w:rsidRDefault="00AB5F1E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TESTER’S NOTES: </w:t>
            </w:r>
            <w:r w:rsidR="00A937EC">
              <w:rPr>
                <w:rFonts w:ascii="Arial" w:hAnsi="Arial"/>
                <w:i/>
                <w:iCs/>
              </w:rPr>
              <w:t>Enter the following command:</w:t>
            </w:r>
          </w:p>
          <w:p w14:paraId="3D8A3ABD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cd &gt;addfile.txt</w:t>
            </w:r>
          </w:p>
          <w:p w14:paraId="7AFC32F5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A937EC" w14:paraId="6BCE5EBD" w14:textId="77777777" w:rsidTr="00E727CF">
        <w:trPr>
          <w:trHeight w:val="1232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A6C36" w14:textId="77777777" w:rsidR="00A937EC" w:rsidRDefault="00A937EC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634E0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Enter the following commands: </w:t>
            </w:r>
          </w:p>
          <w:p w14:paraId="18A74686" w14:textId="77777777" w:rsidR="00A937EC" w:rsidRDefault="00A937EC" w:rsidP="00A937EC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add addfile.txt </w:t>
            </w:r>
          </w:p>
          <w:p w14:paraId="644951A7" w14:textId="77777777" w:rsidR="00A937EC" w:rsidRDefault="00A937EC" w:rsidP="00A937EC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commit -m ‘test commit’</w:t>
            </w:r>
          </w:p>
        </w:tc>
      </w:tr>
      <w:tr w:rsidR="00A937EC" w14:paraId="0E785DC7" w14:textId="77777777" w:rsidTr="00E727CF">
        <w:trPr>
          <w:trHeight w:val="62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56827" w14:textId="77777777" w:rsidR="00A937EC" w:rsidRDefault="00A937EC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984CC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] \ca-surf-test\ </w:t>
            </w:r>
          </w:p>
        </w:tc>
      </w:tr>
      <w:tr w:rsidR="00A937EC" w14:paraId="5FD7A8AE" w14:textId="77777777" w:rsidTr="00E727CF">
        <w:trPr>
          <w:trHeight w:val="134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262B3" w14:textId="77777777" w:rsidR="00A937EC" w:rsidRDefault="00A937EC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14AD6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Invoke Tool Runner and test tool as follows:</w:t>
            </w:r>
          </w:p>
          <w:p w14:paraId="4320DD77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EDD0362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.\runner_run_ATC-4.bat</w:t>
            </w:r>
          </w:p>
        </w:tc>
      </w:tr>
      <w:tr w:rsidR="00A937EC" w14:paraId="58AB2C69" w14:textId="77777777" w:rsidTr="00E727CF">
        <w:trPr>
          <w:trHeight w:val="125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F127F" w14:textId="77777777" w:rsidR="00A937EC" w:rsidRDefault="00A937EC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6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57293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]\runner_ATC-4_logfile.txt documents that the Code Versions indicate that that local and remote repositories are not synced</w:t>
            </w:r>
          </w:p>
        </w:tc>
        <w:tc>
          <w:tcPr>
            <w:tcW w:w="1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91C30" w14:textId="77777777" w:rsidR="00A937EC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A937EC" w14:paraId="5AA00428" w14:textId="77777777" w:rsidTr="00E727CF">
        <w:trPr>
          <w:trHeight w:val="998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3A338" w14:textId="77777777" w:rsidR="00A937EC" w:rsidRDefault="00A937EC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6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9647A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 \runner_ATC-4_logfile.txt documents that the Tool Runner and test tool QA Status is TEST</w:t>
            </w:r>
          </w:p>
        </w:tc>
        <w:tc>
          <w:tcPr>
            <w:tcW w:w="1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05A96" w14:textId="77777777" w:rsidR="00A937EC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A937EC" w14:paraId="74A9AD61" w14:textId="77777777" w:rsidTr="00E727CF">
        <w:trPr>
          <w:trHeight w:val="638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C604D" w14:textId="77777777" w:rsidR="00A937EC" w:rsidRDefault="00A937EC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747C9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</w:rPr>
              <w:t>Test_Repo_Name</w:t>
            </w:r>
            <w:proofErr w:type="spellEnd"/>
            <w:r>
              <w:rPr>
                <w:rFonts w:ascii="Arial" w:hAnsi="Arial"/>
                <w:i/>
                <w:iCs/>
              </w:rPr>
              <w:t>]</w:t>
            </w:r>
          </w:p>
        </w:tc>
      </w:tr>
      <w:tr w:rsidR="00A937EC" w14:paraId="3C1A757C" w14:textId="77777777" w:rsidTr="00E727CF">
        <w:trPr>
          <w:trHeight w:val="233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D4765" w14:textId="77777777" w:rsidR="00A937EC" w:rsidRDefault="00A937EC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8A98E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commands:</w:t>
            </w:r>
          </w:p>
          <w:p w14:paraId="1F6DB1D0" w14:textId="77777777" w:rsidR="00A937EC" w:rsidRDefault="00A937EC" w:rsidP="00A937EC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log -2</w:t>
            </w:r>
          </w:p>
          <w:p w14:paraId="4E4B2A8A" w14:textId="77777777" w:rsidR="00A937EC" w:rsidRDefault="00A937EC" w:rsidP="00A937EC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reset --hard [first 6 characters of second commit SHA-1 hash]</w:t>
            </w:r>
          </w:p>
          <w:p w14:paraId="34ABCFE4" w14:textId="77777777" w:rsidR="00A937EC" w:rsidRDefault="00A937E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There should be 2: choose the first 6 characters for the earliest time stamp; in this case it would be Sara’s</w:t>
            </w:r>
          </w:p>
          <w:p w14:paraId="3E533CEA" w14:textId="77777777" w:rsidR="00A937EC" w:rsidRDefault="00A937E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1A54A3BE" w14:textId="77777777" w:rsidR="00A937EC" w:rsidRDefault="00A937E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spellStart"/>
            <w:r>
              <w:rPr>
                <w:rFonts w:ascii="Arial" w:hAnsi="Arial"/>
                <w:i/>
                <w:iCs/>
              </w:rPr>
              <w:t>Git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log -1 will allow you to see items to double check these last commands</w:t>
            </w:r>
          </w:p>
        </w:tc>
      </w:tr>
      <w:tr w:rsidR="00A937EC" w14:paraId="3A785DC4" w14:textId="77777777" w:rsidTr="00E727CF">
        <w:trPr>
          <w:trHeight w:val="62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9D822" w14:textId="77777777" w:rsidR="00A937EC" w:rsidRDefault="00A937EC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57223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</w:t>
            </w:r>
            <w:proofErr w:type="spellStart"/>
            <w:r>
              <w:rPr>
                <w:rFonts w:ascii="Arial" w:hAnsi="Arial"/>
                <w:i/>
                <w:iCs/>
              </w:rPr>
              <w:t>Testing_Directory</w:t>
            </w:r>
            <w:proofErr w:type="spellEnd"/>
            <w:r>
              <w:rPr>
                <w:rFonts w:ascii="Arial" w:hAnsi="Arial"/>
                <w:i/>
                <w:iCs/>
              </w:rPr>
              <w:t>] \ca-surf-test\</w:t>
            </w:r>
          </w:p>
        </w:tc>
      </w:tr>
      <w:tr w:rsidR="00A937EC" w14:paraId="6D2EC767" w14:textId="77777777" w:rsidTr="00E727CF">
        <w:trPr>
          <w:trHeight w:val="125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1F2C2" w14:textId="77777777" w:rsidR="00A937EC" w:rsidRDefault="00A937EC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8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ACC0C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Invoke Tool Runner and test tool using </w:t>
            </w:r>
            <w:proofErr w:type="spellStart"/>
            <w:r>
              <w:rPr>
                <w:rFonts w:ascii="Arial" w:hAnsi="Arial"/>
                <w:i/>
                <w:iCs/>
              </w:rPr>
              <w:t>runner_run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_ATC-4.bat as follows:</w:t>
            </w:r>
          </w:p>
          <w:p w14:paraId="1032E4D2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B80F474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Enter the following command:</w:t>
            </w:r>
            <w:r>
              <w:rPr>
                <w:rFonts w:ascii="Arial" w:hAnsi="Arial"/>
                <w:i/>
                <w:iCs/>
              </w:rPr>
              <w:br/>
              <w:t>.\runner_run_ATC-4.bat</w:t>
            </w:r>
          </w:p>
        </w:tc>
      </w:tr>
      <w:tr w:rsidR="00A937EC" w14:paraId="03100A5F" w14:textId="77777777" w:rsidTr="00E727CF">
        <w:trPr>
          <w:trHeight w:val="1187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49C46" w14:textId="77777777" w:rsidR="00A937EC" w:rsidRDefault="00A937EC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6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C0BF5" w14:textId="77777777" w:rsidR="00A937EC" w:rsidRDefault="00A937E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 \runner_ATC-4_logfile.txt documents that the local repository and remote repository versions are the same (no “not synced message”)</w:t>
            </w:r>
          </w:p>
        </w:tc>
        <w:tc>
          <w:tcPr>
            <w:tcW w:w="1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3B0BD" w14:textId="77777777" w:rsidR="00A937EC" w:rsidRDefault="00A937E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755A0B" w14:paraId="78F4599D" w14:textId="77777777" w:rsidTr="00E727CF">
        <w:trPr>
          <w:trHeight w:val="1925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A8B79" w14:textId="77777777" w:rsidR="00755A0B" w:rsidRDefault="00755A0B" w:rsidP="00755A0B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6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61F55" w14:textId="15942DED" w:rsidR="00755A0B" w:rsidRPr="005F3E0E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5F3E0E">
              <w:rPr>
                <w:rFonts w:ascii="Arial" w:hAnsi="Arial"/>
              </w:rPr>
              <w:t>Verify [</w:t>
            </w:r>
            <w:proofErr w:type="spellStart"/>
            <w:r w:rsidRPr="005F3E0E">
              <w:rPr>
                <w:rFonts w:ascii="Arial" w:hAnsi="Arial"/>
              </w:rPr>
              <w:t>Testing_Directory</w:t>
            </w:r>
            <w:proofErr w:type="spellEnd"/>
            <w:r w:rsidRPr="005F3E0E">
              <w:rPr>
                <w:rFonts w:ascii="Arial" w:hAnsi="Arial"/>
              </w:rPr>
              <w:t>]\runner_ATC-</w:t>
            </w:r>
            <w:r w:rsidR="00284665">
              <w:rPr>
                <w:rFonts w:ascii="Arial" w:hAnsi="Arial"/>
              </w:rPr>
              <w:t>4</w:t>
            </w:r>
            <w:r w:rsidRPr="005F3E0E">
              <w:rPr>
                <w:rFonts w:ascii="Arial" w:hAnsi="Arial"/>
              </w:rPr>
              <w:t xml:space="preserve">_logfile.txt documents that the </w:t>
            </w:r>
            <w:r w:rsidRPr="005F3E0E">
              <w:rPr>
                <w:rFonts w:ascii="Arial" w:hAnsi="Arial"/>
                <w:b/>
                <w:bCs/>
              </w:rPr>
              <w:t>Tool Runner</w:t>
            </w:r>
            <w:r w:rsidRPr="005F3E0E">
              <w:rPr>
                <w:rFonts w:ascii="Arial" w:hAnsi="Arial"/>
              </w:rPr>
              <w:t xml:space="preserve"> QA Status is QUALIFIED </w:t>
            </w:r>
          </w:p>
          <w:p w14:paraId="395CE4E2" w14:textId="77777777" w:rsidR="00755A0B" w:rsidRPr="005F3E0E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2B59F433" w14:textId="2F4B400C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5F3E0E">
              <w:rPr>
                <w:rFonts w:ascii="Arial" w:hAnsi="Arial"/>
              </w:rPr>
              <w:t>NOTE: Tool Runner is now on the approved tool list in the test repository—see [</w:t>
            </w:r>
            <w:proofErr w:type="spellStart"/>
            <w:r w:rsidRPr="005F3E0E">
              <w:rPr>
                <w:rFonts w:ascii="Arial" w:hAnsi="Arial"/>
              </w:rPr>
              <w:t>Test_Repo_Name</w:t>
            </w:r>
            <w:proofErr w:type="spellEnd"/>
            <w:r w:rsidRPr="005F3E0E">
              <w:rPr>
                <w:rFonts w:ascii="Arial" w:hAnsi="Arial"/>
              </w:rPr>
              <w:t>]\</w:t>
            </w:r>
            <w:proofErr w:type="spellStart"/>
            <w:r w:rsidRPr="005F3E0E">
              <w:rPr>
                <w:rFonts w:ascii="Arial" w:hAnsi="Arial"/>
              </w:rPr>
              <w:t>pylib</w:t>
            </w:r>
            <w:proofErr w:type="spellEnd"/>
            <w:r w:rsidRPr="005F3E0E">
              <w:rPr>
                <w:rFonts w:ascii="Arial" w:hAnsi="Arial"/>
              </w:rPr>
              <w:t>\runner\</w:t>
            </w:r>
            <w:proofErr w:type="spellStart"/>
            <w:r w:rsidRPr="005F3E0E">
              <w:rPr>
                <w:rFonts w:ascii="Arial" w:hAnsi="Arial"/>
              </w:rPr>
              <w:t>config.json</w:t>
            </w:r>
            <w:proofErr w:type="spellEnd"/>
            <w:r w:rsidRPr="005F3E0E">
              <w:rPr>
                <w:rFonts w:ascii="Arial" w:hAnsi="Arial"/>
              </w:rPr>
              <w:t xml:space="preserve"> to verify</w:t>
            </w:r>
          </w:p>
        </w:tc>
        <w:tc>
          <w:tcPr>
            <w:tcW w:w="1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A1495" w14:textId="7777777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755A0B" w14:paraId="336C8EA3" w14:textId="77777777" w:rsidTr="00E727CF">
        <w:trPr>
          <w:trHeight w:val="1880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ED2CC" w14:textId="77777777" w:rsidR="00755A0B" w:rsidRDefault="00755A0B" w:rsidP="00755A0B">
            <w:pPr>
              <w:rPr>
                <w:rFonts w:ascii="Arial" w:hAnsi="Arial"/>
                <w:i/>
                <w:iCs/>
                <w:sz w:val="22"/>
                <w:szCs w:val="20"/>
              </w:rPr>
            </w:pPr>
          </w:p>
        </w:tc>
        <w:tc>
          <w:tcPr>
            <w:tcW w:w="6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5FAC7" w14:textId="70B2A22E" w:rsidR="00755A0B" w:rsidRPr="005F3E0E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5F3E0E">
              <w:rPr>
                <w:rFonts w:ascii="Arial" w:hAnsi="Arial"/>
              </w:rPr>
              <w:t>Verify that [</w:t>
            </w:r>
            <w:proofErr w:type="spellStart"/>
            <w:r w:rsidRPr="005F3E0E">
              <w:rPr>
                <w:rFonts w:ascii="Arial" w:hAnsi="Arial"/>
              </w:rPr>
              <w:t>Testing_Directory</w:t>
            </w:r>
            <w:proofErr w:type="spellEnd"/>
            <w:r w:rsidRPr="005F3E0E">
              <w:rPr>
                <w:rFonts w:ascii="Arial" w:hAnsi="Arial"/>
              </w:rPr>
              <w:t>]\runner_ATC-</w:t>
            </w:r>
            <w:r w:rsidR="00284665">
              <w:rPr>
                <w:rFonts w:ascii="Arial" w:hAnsi="Arial"/>
              </w:rPr>
              <w:t>4</w:t>
            </w:r>
            <w:r w:rsidRPr="005F3E0E">
              <w:rPr>
                <w:rFonts w:ascii="Arial" w:hAnsi="Arial"/>
              </w:rPr>
              <w:t xml:space="preserve">_logfile.txt documents that the </w:t>
            </w:r>
            <w:r w:rsidRPr="005F3E0E">
              <w:rPr>
                <w:rFonts w:ascii="Arial" w:hAnsi="Arial"/>
                <w:b/>
                <w:bCs/>
              </w:rPr>
              <w:t>Invoked tool</w:t>
            </w:r>
            <w:r w:rsidRPr="005F3E0E">
              <w:rPr>
                <w:rFonts w:ascii="Arial" w:hAnsi="Arial"/>
              </w:rPr>
              <w:t xml:space="preserve"> QA Status is QUALIFIED </w:t>
            </w:r>
          </w:p>
          <w:p w14:paraId="3F22A073" w14:textId="77777777" w:rsidR="00755A0B" w:rsidRPr="005F3E0E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38D52122" w14:textId="2CFA0550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5F3E0E">
              <w:rPr>
                <w:rFonts w:ascii="Arial" w:hAnsi="Arial"/>
              </w:rPr>
              <w:t>NOTE: Invoked tool is on the approved tool list in the test repository—see [</w:t>
            </w:r>
            <w:proofErr w:type="spellStart"/>
            <w:r w:rsidRPr="005F3E0E">
              <w:rPr>
                <w:rFonts w:ascii="Arial" w:hAnsi="Arial"/>
              </w:rPr>
              <w:t>Test_Repo_Name</w:t>
            </w:r>
            <w:proofErr w:type="spellEnd"/>
            <w:r w:rsidRPr="005F3E0E">
              <w:rPr>
                <w:rFonts w:ascii="Arial" w:hAnsi="Arial"/>
              </w:rPr>
              <w:t>]\</w:t>
            </w:r>
            <w:proofErr w:type="spellStart"/>
            <w:r w:rsidRPr="005F3E0E">
              <w:rPr>
                <w:rFonts w:ascii="Arial" w:hAnsi="Arial"/>
              </w:rPr>
              <w:t>pylib</w:t>
            </w:r>
            <w:proofErr w:type="spellEnd"/>
            <w:r w:rsidRPr="005F3E0E">
              <w:rPr>
                <w:rFonts w:ascii="Arial" w:hAnsi="Arial"/>
              </w:rPr>
              <w:t>\runner\</w:t>
            </w:r>
            <w:proofErr w:type="spellStart"/>
            <w:r w:rsidRPr="005F3E0E">
              <w:rPr>
                <w:rFonts w:ascii="Arial" w:hAnsi="Arial"/>
              </w:rPr>
              <w:t>config.json</w:t>
            </w:r>
            <w:proofErr w:type="spellEnd"/>
            <w:r w:rsidRPr="005F3E0E">
              <w:rPr>
                <w:rFonts w:ascii="Arial" w:hAnsi="Arial"/>
              </w:rPr>
              <w:t xml:space="preserve"> to verify</w:t>
            </w:r>
          </w:p>
        </w:tc>
        <w:tc>
          <w:tcPr>
            <w:tcW w:w="1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4F735" w14:textId="7777777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5919CB57" w14:textId="18A539AD" w:rsidR="00854E18" w:rsidRDefault="00854E18"/>
    <w:p w14:paraId="15A265BC" w14:textId="77777777" w:rsidR="00854E18" w:rsidRDefault="00854E18">
      <w:pPr>
        <w:spacing w:after="160" w:line="259" w:lineRule="auto"/>
      </w:pPr>
      <w:r>
        <w:br w:type="page"/>
      </w:r>
    </w:p>
    <w:p w14:paraId="4BB5CA84" w14:textId="77777777" w:rsidR="00854E18" w:rsidRPr="00854E18" w:rsidRDefault="00854E18" w:rsidP="00854E18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r w:rsidRPr="00854E18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2D7E40C3" w14:textId="46C70973" w:rsidR="00854E18" w:rsidRPr="00854E18" w:rsidRDefault="005F3E0E" w:rsidP="00854E18">
      <w:r w:rsidRPr="005F3E0E">
        <w:rPr>
          <w:noProof/>
        </w:rPr>
        <w:drawing>
          <wp:inline distT="0" distB="0" distL="0" distR="0" wp14:anchorId="51DF82DC" wp14:editId="33B31C28">
            <wp:extent cx="6400800" cy="1428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4" b="72085"/>
                    <a:stretch/>
                  </pic:blipFill>
                  <pic:spPr bwMode="auto">
                    <a:xfrm>
                      <a:off x="0" y="0"/>
                      <a:ext cx="6400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2160"/>
        <w:gridCol w:w="4050"/>
        <w:gridCol w:w="2340"/>
        <w:gridCol w:w="1530"/>
      </w:tblGrid>
      <w:tr w:rsidR="00854E18" w:rsidRPr="00854E18" w14:paraId="20728F4E" w14:textId="77777777" w:rsidTr="005F3E0E">
        <w:trPr>
          <w:cantSplit/>
          <w:trHeight w:val="630"/>
          <w:tblHeader/>
        </w:trPr>
        <w:tc>
          <w:tcPr>
            <w:tcW w:w="100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15DA43D" w14:textId="18D77EF2" w:rsidR="00854E18" w:rsidRPr="00854E18" w:rsidRDefault="00854E18" w:rsidP="005834CA">
            <w:pPr>
              <w:jc w:val="center"/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2"/>
                <w:szCs w:val="20"/>
              </w:rPr>
              <w:t>Table A-</w:t>
            </w:r>
            <w:r>
              <w:rPr>
                <w:rFonts w:ascii="Arial" w:hAnsi="Arial"/>
                <w:b/>
                <w:sz w:val="22"/>
                <w:szCs w:val="20"/>
              </w:rPr>
              <w:t>12</w:t>
            </w:r>
            <w:r w:rsidRPr="00854E18">
              <w:rPr>
                <w:rFonts w:ascii="Arial" w:hAnsi="Arial"/>
                <w:b/>
                <w:sz w:val="22"/>
                <w:szCs w:val="20"/>
              </w:rPr>
              <w:t xml:space="preserve">. </w:t>
            </w:r>
            <w:r w:rsidRPr="00854E18">
              <w:rPr>
                <w:rFonts w:ascii="Arial" w:hAnsi="Arial" w:cs="Arial"/>
                <w:b/>
                <w:sz w:val="22"/>
                <w:szCs w:val="20"/>
              </w:rPr>
              <w:t xml:space="preserve">Tool Runner Acceptance </w:t>
            </w:r>
            <w:r w:rsidRPr="00854E18">
              <w:rPr>
                <w:rFonts w:ascii="Arial" w:hAnsi="Arial"/>
                <w:b/>
                <w:sz w:val="22"/>
                <w:szCs w:val="20"/>
              </w:rPr>
              <w:t>Test</w:t>
            </w:r>
            <w:r w:rsidR="00A6432A">
              <w:rPr>
                <w:rFonts w:ascii="Arial" w:hAnsi="Arial"/>
                <w:b/>
                <w:sz w:val="22"/>
                <w:szCs w:val="20"/>
              </w:rPr>
              <w:t xml:space="preserve"> Case 5</w:t>
            </w:r>
            <w:r w:rsidRPr="00854E18">
              <w:rPr>
                <w:rFonts w:ascii="Arial" w:hAnsi="Arial"/>
                <w:b/>
                <w:sz w:val="22"/>
                <w:szCs w:val="20"/>
              </w:rPr>
              <w:t>—Windows Platform</w:t>
            </w:r>
          </w:p>
        </w:tc>
      </w:tr>
      <w:tr w:rsidR="00854E18" w:rsidRPr="00854E18" w14:paraId="07FD376B" w14:textId="77777777" w:rsidTr="00DD4AAC">
        <w:trPr>
          <w:cantSplit/>
          <w:trHeight w:val="593"/>
          <w:tblHeader/>
        </w:trPr>
        <w:tc>
          <w:tcPr>
            <w:tcW w:w="62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F06053" w14:textId="77777777" w:rsidR="00854E18" w:rsidRPr="00854E18" w:rsidRDefault="00854E18" w:rsidP="005834CA">
            <w:pPr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854E18">
              <w:rPr>
                <w:rFonts w:ascii="Arial" w:hAnsi="Arial"/>
                <w:b/>
                <w:sz w:val="20"/>
                <w:szCs w:val="20"/>
              </w:rPr>
              <w:t>Tool Runner Installation Testing</w:t>
            </w:r>
          </w:p>
          <w:p w14:paraId="51AC4ACF" w14:textId="77777777" w:rsidR="00854E18" w:rsidRPr="00854E18" w:rsidRDefault="00854E18" w:rsidP="005834CA">
            <w:pPr>
              <w:jc w:val="center"/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0"/>
                <w:szCs w:val="20"/>
              </w:rPr>
              <w:t>CACIE-runner.py – TC-</w:t>
            </w:r>
            <w:r>
              <w:rPr>
                <w:rFonts w:ascii="Arial" w:hAnsi="Arial"/>
                <w:b/>
                <w:sz w:val="20"/>
                <w:szCs w:val="20"/>
              </w:rPr>
              <w:t>5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9BECE4D" w14:textId="7E112D5F" w:rsidR="00854E18" w:rsidRPr="00854E18" w:rsidRDefault="00854E18" w:rsidP="005834CA">
            <w:pPr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0"/>
                <w:szCs w:val="20"/>
              </w:rPr>
              <w:t xml:space="preserve">Date: </w:t>
            </w:r>
            <w:r w:rsidR="005F3E0E">
              <w:rPr>
                <w:rFonts w:ascii="Arial" w:hAnsi="Arial"/>
                <w:b/>
                <w:sz w:val="20"/>
                <w:szCs w:val="20"/>
              </w:rPr>
              <w:t xml:space="preserve"> 02/06/2020</w:t>
            </w:r>
          </w:p>
        </w:tc>
      </w:tr>
      <w:tr w:rsidR="00854E18" w:rsidRPr="00854E18" w14:paraId="563845B4" w14:textId="77777777" w:rsidTr="00DD4AAC">
        <w:trPr>
          <w:cantSplit/>
          <w:trHeight w:val="1160"/>
          <w:tblHeader/>
        </w:trPr>
        <w:tc>
          <w:tcPr>
            <w:tcW w:w="62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843B660" w14:textId="77777777" w:rsidR="00854E18" w:rsidRPr="00854E18" w:rsidRDefault="00854E18" w:rsidP="005834CA">
            <w:pPr>
              <w:rPr>
                <w:rFonts w:ascii="Arial" w:hAnsi="Arial"/>
                <w:b/>
                <w:sz w:val="20"/>
                <w:szCs w:val="20"/>
              </w:rPr>
            </w:pPr>
            <w:r w:rsidRPr="00854E18">
              <w:rPr>
                <w:rFonts w:ascii="Arial" w:hAnsi="Arial"/>
                <w:b/>
                <w:sz w:val="20"/>
                <w:szCs w:val="20"/>
              </w:rPr>
              <w:t>Tool Runner File Location for this test:</w:t>
            </w:r>
          </w:p>
          <w:p w14:paraId="78B844AF" w14:textId="77777777" w:rsidR="00854E18" w:rsidRPr="00854E18" w:rsidRDefault="00854E18" w:rsidP="005834CA">
            <w:pPr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i/>
                <w:iCs/>
                <w:sz w:val="22"/>
                <w:szCs w:val="20"/>
              </w:rPr>
              <w:t>olive-srv\samba\backups\CAVE\sara-sandbox\ToolsTesting\runner_atc_testing_model_windows\</w:t>
            </w:r>
            <w:r w:rsidRPr="00854E18">
              <w:rPr>
                <w:sz w:val="22"/>
                <w:szCs w:val="20"/>
              </w:rPr>
              <w:t xml:space="preserve"> </w:t>
            </w:r>
            <w:r w:rsidRPr="00854E18">
              <w:rPr>
                <w:rFonts w:ascii="Arial" w:hAnsi="Arial"/>
                <w:i/>
                <w:iCs/>
                <w:sz w:val="22"/>
                <w:szCs w:val="20"/>
              </w:rPr>
              <w:t>runner_ATC-</w:t>
            </w:r>
            <w:r>
              <w:rPr>
                <w:rFonts w:ascii="Arial" w:hAnsi="Arial"/>
                <w:i/>
                <w:iCs/>
                <w:sz w:val="22"/>
                <w:szCs w:val="20"/>
              </w:rPr>
              <w:t>5</w:t>
            </w:r>
            <w:r w:rsidRPr="00854E18">
              <w:rPr>
                <w:rFonts w:ascii="Arial" w:hAnsi="Arial"/>
                <w:i/>
                <w:iCs/>
                <w:sz w:val="22"/>
                <w:szCs w:val="20"/>
              </w:rPr>
              <w:t>_logfile.txt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02FD62C" w14:textId="39919490" w:rsidR="00854E18" w:rsidRPr="00854E18" w:rsidRDefault="00854E18" w:rsidP="005834CA">
            <w:pPr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0"/>
                <w:szCs w:val="20"/>
              </w:rPr>
              <w:t xml:space="preserve">Test Performed By: </w:t>
            </w:r>
            <w:r w:rsidR="005F3E0E">
              <w:rPr>
                <w:rFonts w:ascii="Arial" w:hAnsi="Arial"/>
                <w:b/>
                <w:sz w:val="20"/>
                <w:szCs w:val="20"/>
              </w:rPr>
              <w:t>Christian Hall</w:t>
            </w:r>
          </w:p>
        </w:tc>
      </w:tr>
      <w:tr w:rsidR="00854E18" w:rsidRPr="00854E18" w14:paraId="18FEA89E" w14:textId="77777777" w:rsidTr="00DD4AAC">
        <w:trPr>
          <w:cantSplit/>
          <w:trHeight w:val="710"/>
          <w:tblHeader/>
        </w:trPr>
        <w:tc>
          <w:tcPr>
            <w:tcW w:w="1008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7D6DD90" w14:textId="77777777" w:rsidR="00854E18" w:rsidRPr="00854E18" w:rsidRDefault="00854E18" w:rsidP="005834CA">
            <w:pPr>
              <w:rPr>
                <w:rFonts w:ascii="Arial" w:hAnsi="Arial"/>
                <w:b/>
                <w:sz w:val="20"/>
                <w:szCs w:val="20"/>
              </w:rPr>
            </w:pPr>
            <w:r w:rsidRPr="00854E18">
              <w:rPr>
                <w:rFonts w:ascii="Arial" w:hAnsi="Arial"/>
                <w:b/>
                <w:sz w:val="20"/>
                <w:szCs w:val="20"/>
              </w:rPr>
              <w:t xml:space="preserve">Testing Directory: </w:t>
            </w:r>
            <w:r w:rsidRPr="00854E18">
              <w:rPr>
                <w:rFonts w:ascii="Arial" w:hAnsi="Arial"/>
                <w:i/>
                <w:iCs/>
                <w:sz w:val="22"/>
                <w:szCs w:val="20"/>
              </w:rPr>
              <w:t>olive-srv\samba\backups\CAVE\sara-sandbox\ToolsTesting\runner_atc_testing_model_windows</w:t>
            </w:r>
          </w:p>
        </w:tc>
      </w:tr>
      <w:tr w:rsidR="00854E18" w:rsidRPr="00854E18" w14:paraId="1E7830D3" w14:textId="77777777" w:rsidTr="00E727CF">
        <w:trPr>
          <w:cantSplit/>
          <w:trHeight w:val="530"/>
          <w:tblHeader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7C977DED" w14:textId="77777777" w:rsidR="00854E18" w:rsidRPr="00854E18" w:rsidRDefault="00854E18" w:rsidP="005834CA">
            <w:pPr>
              <w:jc w:val="center"/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2"/>
                <w:szCs w:val="20"/>
              </w:rPr>
              <w:t>TEST ID</w:t>
            </w:r>
          </w:p>
        </w:tc>
        <w:tc>
          <w:tcPr>
            <w:tcW w:w="6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5AC6E6B4" w14:textId="77777777" w:rsidR="00854E18" w:rsidRPr="00854E18" w:rsidRDefault="00854E18" w:rsidP="005834CA">
            <w:pPr>
              <w:jc w:val="center"/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2"/>
                <w:szCs w:val="20"/>
              </w:rPr>
              <w:t>Test Case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1B8D801A" w14:textId="77777777" w:rsidR="00854E18" w:rsidRPr="00854E18" w:rsidRDefault="00854E18" w:rsidP="005834CA">
            <w:pPr>
              <w:jc w:val="center"/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2"/>
                <w:szCs w:val="20"/>
              </w:rPr>
              <w:t xml:space="preserve">Test Result </w:t>
            </w:r>
            <w:r w:rsidRPr="00854E18">
              <w:rPr>
                <w:rFonts w:ascii="Arial" w:hAnsi="Arial"/>
                <w:b/>
                <w:sz w:val="22"/>
                <w:szCs w:val="20"/>
              </w:rPr>
              <w:br/>
              <w:t>(Pass/Fail)</w:t>
            </w:r>
          </w:p>
        </w:tc>
      </w:tr>
      <w:tr w:rsidR="00755A0B" w14:paraId="19B03A58" w14:textId="77777777" w:rsidTr="00E727CF">
        <w:trPr>
          <w:trHeight w:val="755"/>
        </w:trPr>
        <w:tc>
          <w:tcPr>
            <w:tcW w:w="21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DF85F62" w14:textId="1D6C4737" w:rsidR="00755A0B" w:rsidRDefault="00755A0B" w:rsidP="00E727CF">
            <w:pPr>
              <w:jc w:val="center"/>
              <w:rPr>
                <w:rFonts w:ascii="Arial" w:hAnsi="Arial"/>
                <w:i/>
                <w:iCs/>
                <w:sz w:val="22"/>
                <w:szCs w:val="20"/>
              </w:rPr>
            </w:pPr>
            <w:r>
              <w:rPr>
                <w:rFonts w:ascii="Arial" w:hAnsi="Arial"/>
                <w:i/>
                <w:iCs/>
              </w:rPr>
              <w:t>CACIE-runner.py-TC</w:t>
            </w:r>
            <w:r w:rsidRPr="00F75E9F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</w:p>
        </w:tc>
        <w:tc>
          <w:tcPr>
            <w:tcW w:w="79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F9A53" w14:textId="3D733137" w:rsidR="00755A0B" w:rsidRDefault="00755A0B" w:rsidP="00DD4AA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Navigate to [Testing Directory]\ca-surf-test\</w:t>
            </w:r>
          </w:p>
        </w:tc>
      </w:tr>
      <w:tr w:rsidR="00755A0B" w14:paraId="78199D29" w14:textId="77777777" w:rsidTr="00E727CF">
        <w:trPr>
          <w:trHeight w:val="1358"/>
        </w:trPr>
        <w:tc>
          <w:tcPr>
            <w:tcW w:w="21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459E3" w14:textId="77777777" w:rsidR="00755A0B" w:rsidRDefault="00755A0B" w:rsidP="00755A0B">
            <w:pPr>
              <w:rPr>
                <w:rFonts w:ascii="Arial" w:hAnsi="Arial"/>
                <w:i/>
                <w:iCs/>
              </w:rPr>
            </w:pPr>
          </w:p>
        </w:tc>
        <w:tc>
          <w:tcPr>
            <w:tcW w:w="79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AE9E9" w14:textId="1004AAB0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Run the tool runner in “manual mode” by invoking runner_run_ATC-5.</w:t>
            </w:r>
            <w:r w:rsidR="005F3E0E">
              <w:rPr>
                <w:rFonts w:ascii="Arial" w:hAnsi="Arial"/>
              </w:rPr>
              <w:t>bat</w:t>
            </w:r>
            <w:r>
              <w:rPr>
                <w:rFonts w:ascii="Arial" w:hAnsi="Arial"/>
              </w:rPr>
              <w:t>:</w:t>
            </w:r>
            <w:r>
              <w:rPr>
                <w:rFonts w:ascii="Arial" w:hAnsi="Arial"/>
              </w:rPr>
              <w:br/>
            </w:r>
            <w:r>
              <w:rPr>
                <w:rFonts w:ascii="Arial" w:hAnsi="Arial"/>
              </w:rPr>
              <w:br/>
              <w:t>enter the following command:</w:t>
            </w:r>
          </w:p>
          <w:p w14:paraId="432B8852" w14:textId="1E14CBAD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./runner_run_ATC-5.</w:t>
            </w:r>
            <w:r w:rsidR="005F3E0E">
              <w:rPr>
                <w:rFonts w:ascii="Arial" w:hAnsi="Arial"/>
              </w:rPr>
              <w:t>bat</w:t>
            </w:r>
          </w:p>
        </w:tc>
      </w:tr>
      <w:tr w:rsidR="00755A0B" w14:paraId="5618C147" w14:textId="77777777" w:rsidTr="00E727CF">
        <w:trPr>
          <w:trHeight w:val="1232"/>
        </w:trPr>
        <w:tc>
          <w:tcPr>
            <w:tcW w:w="21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11F1C" w14:textId="77777777" w:rsidR="00755A0B" w:rsidRDefault="00755A0B" w:rsidP="00755A0B">
            <w:pPr>
              <w:rPr>
                <w:rFonts w:ascii="Arial" w:hAnsi="Arial"/>
                <w:i/>
                <w:iCs/>
              </w:rPr>
            </w:pPr>
          </w:p>
        </w:tc>
        <w:tc>
          <w:tcPr>
            <w:tcW w:w="6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B9218" w14:textId="77777777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</w:t>
            </w:r>
            <w:r w:rsidRPr="00BD73B8">
              <w:rPr>
                <w:rFonts w:ascii="Arial" w:hAnsi="Arial"/>
              </w:rPr>
              <w:t>that [</w:t>
            </w:r>
            <w:proofErr w:type="spellStart"/>
            <w:r w:rsidRPr="00BD73B8">
              <w:rPr>
                <w:rFonts w:ascii="Arial" w:hAnsi="Arial"/>
              </w:rPr>
              <w:t>Testing_Directory</w:t>
            </w:r>
            <w:proofErr w:type="spellEnd"/>
            <w:r w:rsidRPr="00BD73B8">
              <w:rPr>
                <w:rFonts w:ascii="Arial" w:hAnsi="Arial"/>
              </w:rPr>
              <w:t>] \runner_ATC-</w:t>
            </w:r>
            <w:r>
              <w:rPr>
                <w:rFonts w:ascii="Arial" w:hAnsi="Arial"/>
              </w:rPr>
              <w:t>5</w:t>
            </w:r>
            <w:r w:rsidRPr="00BD73B8">
              <w:rPr>
                <w:rFonts w:ascii="Arial" w:hAnsi="Arial"/>
              </w:rPr>
              <w:t>_logfile.txt documen</w:t>
            </w:r>
            <w:r>
              <w:rPr>
                <w:rFonts w:ascii="Arial" w:hAnsi="Arial"/>
              </w:rPr>
              <w:t>ts that the tool was run in manual mode:</w:t>
            </w:r>
          </w:p>
          <w:p w14:paraId="4BF3609E" w14:textId="4CE05944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the message “Manual Mode Works” is present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E7985" w14:textId="3E9EF759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3BB36FF1" w14:textId="517F496A" w:rsidR="00854E18" w:rsidRDefault="00854E18"/>
    <w:p w14:paraId="1B305940" w14:textId="77777777" w:rsidR="00854E18" w:rsidRDefault="00854E18">
      <w:pPr>
        <w:spacing w:after="160" w:line="259" w:lineRule="auto"/>
      </w:pPr>
      <w:r>
        <w:br w:type="page"/>
      </w:r>
    </w:p>
    <w:p w14:paraId="16158A81" w14:textId="77777777" w:rsidR="00854E18" w:rsidRPr="00854E18" w:rsidRDefault="00854E18" w:rsidP="00854E18">
      <w:pPr>
        <w:spacing w:after="120"/>
        <w:ind w:left="720"/>
        <w:rPr>
          <w:rFonts w:ascii="Arial" w:eastAsiaTheme="minorHAnsi" w:hAnsi="Arial" w:cs="Arial"/>
          <w:b/>
          <w:bCs/>
          <w:sz w:val="22"/>
          <w:szCs w:val="22"/>
        </w:rPr>
      </w:pPr>
      <w:r w:rsidRPr="00854E18">
        <w:rPr>
          <w:rFonts w:ascii="Arial" w:eastAsiaTheme="minorHAnsi" w:hAnsi="Arial" w:cs="Arial"/>
          <w:b/>
          <w:bCs/>
          <w:sz w:val="22"/>
          <w:szCs w:val="22"/>
        </w:rPr>
        <w:lastRenderedPageBreak/>
        <w:t>Tool Runner Log</w:t>
      </w:r>
    </w:p>
    <w:p w14:paraId="69287E39" w14:textId="10F3401B" w:rsidR="00854E18" w:rsidRDefault="005F3E0E">
      <w:r w:rsidRPr="005F3E0E">
        <w:rPr>
          <w:noProof/>
        </w:rPr>
        <w:drawing>
          <wp:inline distT="0" distB="0" distL="0" distR="0" wp14:anchorId="3F1EBA7F" wp14:editId="568A2B81">
            <wp:extent cx="6400800" cy="2181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1" b="60347"/>
                    <a:stretch/>
                  </pic:blipFill>
                  <pic:spPr bwMode="auto">
                    <a:xfrm>
                      <a:off x="0" y="0"/>
                      <a:ext cx="64008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F0C65" w14:textId="13BB6E90" w:rsidR="00F35831" w:rsidRDefault="00F35831"/>
    <w:p w14:paraId="188D450F" w14:textId="7E9F1382" w:rsidR="00F35831" w:rsidRDefault="00F35831"/>
    <w:p w14:paraId="37BC51DF" w14:textId="4E9DA45D" w:rsidR="00F35831" w:rsidRDefault="00F35831"/>
    <w:p w14:paraId="10B76126" w14:textId="6616AEB7" w:rsidR="00F35831" w:rsidRDefault="00F35831"/>
    <w:p w14:paraId="0F39A05D" w14:textId="30C9C942" w:rsidR="00F35831" w:rsidRDefault="00F35831"/>
    <w:p w14:paraId="483AA8AA" w14:textId="77777777" w:rsidR="00F35831" w:rsidRDefault="00F35831"/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1980"/>
        <w:gridCol w:w="4230"/>
        <w:gridCol w:w="2340"/>
        <w:gridCol w:w="1530"/>
      </w:tblGrid>
      <w:tr w:rsidR="00854E18" w:rsidRPr="00854E18" w14:paraId="33ACCE62" w14:textId="77777777" w:rsidTr="005F3E0E">
        <w:trPr>
          <w:cantSplit/>
          <w:trHeight w:val="477"/>
          <w:tblHeader/>
        </w:trPr>
        <w:tc>
          <w:tcPr>
            <w:tcW w:w="100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157E303" w14:textId="791A420E" w:rsidR="00854E18" w:rsidRPr="00854E18" w:rsidRDefault="00854E18" w:rsidP="005834CA">
            <w:pPr>
              <w:jc w:val="center"/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2"/>
                <w:szCs w:val="20"/>
              </w:rPr>
              <w:t>Table A-</w:t>
            </w:r>
            <w:r>
              <w:rPr>
                <w:rFonts w:ascii="Arial" w:hAnsi="Arial"/>
                <w:b/>
                <w:sz w:val="22"/>
                <w:szCs w:val="20"/>
              </w:rPr>
              <w:t>13</w:t>
            </w:r>
            <w:r w:rsidRPr="00854E18">
              <w:rPr>
                <w:rFonts w:ascii="Arial" w:hAnsi="Arial"/>
                <w:b/>
                <w:sz w:val="22"/>
                <w:szCs w:val="20"/>
              </w:rPr>
              <w:t xml:space="preserve">. </w:t>
            </w:r>
            <w:r w:rsidRPr="00854E18">
              <w:rPr>
                <w:rFonts w:ascii="Arial" w:hAnsi="Arial" w:cs="Arial"/>
                <w:b/>
                <w:sz w:val="22"/>
                <w:szCs w:val="20"/>
              </w:rPr>
              <w:t xml:space="preserve">Tool Runner Acceptance </w:t>
            </w:r>
            <w:r w:rsidRPr="00854E18">
              <w:rPr>
                <w:rFonts w:ascii="Arial" w:hAnsi="Arial"/>
                <w:b/>
                <w:sz w:val="22"/>
                <w:szCs w:val="20"/>
              </w:rPr>
              <w:t>Test</w:t>
            </w:r>
            <w:r w:rsidR="00A6432A">
              <w:rPr>
                <w:rFonts w:ascii="Arial" w:hAnsi="Arial"/>
                <w:b/>
                <w:sz w:val="22"/>
                <w:szCs w:val="20"/>
              </w:rPr>
              <w:t xml:space="preserve"> Case 6</w:t>
            </w:r>
            <w:r w:rsidRPr="00854E18">
              <w:rPr>
                <w:rFonts w:ascii="Arial" w:hAnsi="Arial"/>
                <w:b/>
                <w:sz w:val="22"/>
                <w:szCs w:val="20"/>
              </w:rPr>
              <w:t>—Windows Platform</w:t>
            </w:r>
          </w:p>
        </w:tc>
      </w:tr>
      <w:tr w:rsidR="00854E18" w:rsidRPr="00854E18" w14:paraId="76408A13" w14:textId="77777777" w:rsidTr="00DD4AAC">
        <w:trPr>
          <w:cantSplit/>
          <w:trHeight w:val="593"/>
          <w:tblHeader/>
        </w:trPr>
        <w:tc>
          <w:tcPr>
            <w:tcW w:w="62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7765122" w14:textId="77777777" w:rsidR="00854E18" w:rsidRPr="00854E18" w:rsidRDefault="00854E18" w:rsidP="005834CA">
            <w:pPr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854E18">
              <w:rPr>
                <w:rFonts w:ascii="Arial" w:hAnsi="Arial"/>
                <w:b/>
                <w:sz w:val="20"/>
                <w:szCs w:val="20"/>
              </w:rPr>
              <w:t>Tool Runner Installation Testing</w:t>
            </w:r>
          </w:p>
          <w:p w14:paraId="61133C6C" w14:textId="77777777" w:rsidR="00854E18" w:rsidRPr="00854E18" w:rsidRDefault="00854E18" w:rsidP="005834CA">
            <w:pPr>
              <w:jc w:val="center"/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0"/>
                <w:szCs w:val="20"/>
              </w:rPr>
              <w:t>CACIE-runner.py – TC-</w:t>
            </w:r>
            <w:r>
              <w:rPr>
                <w:rFonts w:ascii="Arial" w:hAnsi="Arial"/>
                <w:b/>
                <w:sz w:val="20"/>
                <w:szCs w:val="20"/>
              </w:rPr>
              <w:t>6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A01E87B" w14:textId="75EE1E16" w:rsidR="00854E18" w:rsidRPr="00854E18" w:rsidRDefault="00854E18" w:rsidP="005834CA">
            <w:pPr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0"/>
                <w:szCs w:val="20"/>
              </w:rPr>
              <w:t xml:space="preserve">Date: </w:t>
            </w:r>
            <w:r w:rsidR="005F3E0E">
              <w:rPr>
                <w:rFonts w:ascii="Arial" w:hAnsi="Arial"/>
                <w:b/>
                <w:sz w:val="20"/>
                <w:szCs w:val="20"/>
              </w:rPr>
              <w:t>02/06/2020</w:t>
            </w:r>
          </w:p>
        </w:tc>
      </w:tr>
      <w:tr w:rsidR="00854E18" w:rsidRPr="00854E18" w14:paraId="4EE7DC5D" w14:textId="77777777" w:rsidTr="00DD4AAC">
        <w:trPr>
          <w:cantSplit/>
          <w:trHeight w:val="1160"/>
          <w:tblHeader/>
        </w:trPr>
        <w:tc>
          <w:tcPr>
            <w:tcW w:w="621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4FE017A" w14:textId="77777777" w:rsidR="00854E18" w:rsidRPr="00854E18" w:rsidRDefault="00854E18" w:rsidP="005834CA">
            <w:pPr>
              <w:rPr>
                <w:rFonts w:ascii="Arial" w:hAnsi="Arial"/>
                <w:b/>
                <w:sz w:val="20"/>
                <w:szCs w:val="20"/>
              </w:rPr>
            </w:pPr>
            <w:r w:rsidRPr="00854E18">
              <w:rPr>
                <w:rFonts w:ascii="Arial" w:hAnsi="Arial"/>
                <w:b/>
                <w:sz w:val="20"/>
                <w:szCs w:val="20"/>
              </w:rPr>
              <w:t>Tool Runner File Location for this test:</w:t>
            </w:r>
          </w:p>
          <w:p w14:paraId="3F8B617D" w14:textId="77777777" w:rsidR="00854E18" w:rsidRPr="00854E18" w:rsidRDefault="00854E18" w:rsidP="005834CA">
            <w:pPr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i/>
                <w:iCs/>
                <w:sz w:val="22"/>
                <w:szCs w:val="20"/>
              </w:rPr>
              <w:t>olive-srv\samba\backups\CAVE\sara-sandbox\ToolsTesting\runner_atc_testing_model_windows\</w:t>
            </w:r>
            <w:r w:rsidRPr="00854E18">
              <w:rPr>
                <w:sz w:val="22"/>
                <w:szCs w:val="20"/>
              </w:rPr>
              <w:t xml:space="preserve"> </w:t>
            </w:r>
            <w:r w:rsidRPr="00854E18">
              <w:rPr>
                <w:rFonts w:ascii="Arial" w:hAnsi="Arial"/>
                <w:i/>
                <w:iCs/>
                <w:sz w:val="22"/>
                <w:szCs w:val="20"/>
              </w:rPr>
              <w:t>runner_ATC-</w:t>
            </w:r>
            <w:r>
              <w:rPr>
                <w:rFonts w:ascii="Arial" w:hAnsi="Arial"/>
                <w:i/>
                <w:iCs/>
                <w:sz w:val="22"/>
                <w:szCs w:val="20"/>
              </w:rPr>
              <w:t>6</w:t>
            </w:r>
            <w:r w:rsidRPr="00854E18">
              <w:rPr>
                <w:rFonts w:ascii="Arial" w:hAnsi="Arial"/>
                <w:i/>
                <w:iCs/>
                <w:sz w:val="22"/>
                <w:szCs w:val="20"/>
              </w:rPr>
              <w:t>_logfile.txt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127CCC7" w14:textId="43B22C66" w:rsidR="00854E18" w:rsidRPr="00854E18" w:rsidRDefault="00854E18" w:rsidP="005834CA">
            <w:pPr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0"/>
                <w:szCs w:val="20"/>
              </w:rPr>
              <w:t xml:space="preserve">Test Performed By: </w:t>
            </w:r>
            <w:r w:rsidR="005F3E0E">
              <w:rPr>
                <w:rFonts w:ascii="Arial" w:hAnsi="Arial"/>
                <w:b/>
                <w:sz w:val="20"/>
                <w:szCs w:val="20"/>
              </w:rPr>
              <w:t>Christian Hall</w:t>
            </w:r>
          </w:p>
        </w:tc>
      </w:tr>
      <w:tr w:rsidR="00854E18" w:rsidRPr="00854E18" w14:paraId="3233780D" w14:textId="77777777" w:rsidTr="00DD4AAC">
        <w:trPr>
          <w:cantSplit/>
          <w:trHeight w:val="710"/>
          <w:tblHeader/>
        </w:trPr>
        <w:tc>
          <w:tcPr>
            <w:tcW w:w="10080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FFDAF1B" w14:textId="77777777" w:rsidR="00854E18" w:rsidRPr="00854E18" w:rsidRDefault="00854E18" w:rsidP="005834CA">
            <w:pPr>
              <w:rPr>
                <w:rFonts w:ascii="Arial" w:hAnsi="Arial"/>
                <w:b/>
                <w:sz w:val="20"/>
                <w:szCs w:val="20"/>
              </w:rPr>
            </w:pPr>
            <w:r w:rsidRPr="00854E18">
              <w:rPr>
                <w:rFonts w:ascii="Arial" w:hAnsi="Arial"/>
                <w:b/>
                <w:sz w:val="20"/>
                <w:szCs w:val="20"/>
              </w:rPr>
              <w:t xml:space="preserve">Testing Directory: </w:t>
            </w:r>
            <w:r w:rsidRPr="00854E18">
              <w:rPr>
                <w:rFonts w:ascii="Arial" w:hAnsi="Arial"/>
                <w:i/>
                <w:iCs/>
                <w:sz w:val="22"/>
                <w:szCs w:val="20"/>
              </w:rPr>
              <w:t>olive-srv\samba\backups\CAVE\sara-sandbox\ToolsTesting\runner_atc_testing_model_windows</w:t>
            </w:r>
          </w:p>
        </w:tc>
      </w:tr>
      <w:tr w:rsidR="00854E18" w:rsidRPr="00854E18" w14:paraId="14A0BD25" w14:textId="77777777" w:rsidTr="00E727CF">
        <w:trPr>
          <w:cantSplit/>
          <w:trHeight w:val="530"/>
          <w:tblHeader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7B914B02" w14:textId="77777777" w:rsidR="00854E18" w:rsidRPr="00854E18" w:rsidRDefault="00854E18" w:rsidP="005834CA">
            <w:pPr>
              <w:jc w:val="center"/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2"/>
                <w:szCs w:val="20"/>
              </w:rPr>
              <w:t>TEST ID</w:t>
            </w:r>
          </w:p>
        </w:tc>
        <w:tc>
          <w:tcPr>
            <w:tcW w:w="6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FF78616" w14:textId="77777777" w:rsidR="00854E18" w:rsidRPr="00854E18" w:rsidRDefault="00854E18" w:rsidP="005834CA">
            <w:pPr>
              <w:jc w:val="center"/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2"/>
                <w:szCs w:val="20"/>
              </w:rPr>
              <w:t>Test Case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25DFC54C" w14:textId="77777777" w:rsidR="00854E18" w:rsidRPr="00854E18" w:rsidRDefault="00854E18" w:rsidP="005834CA">
            <w:pPr>
              <w:jc w:val="center"/>
              <w:rPr>
                <w:rFonts w:ascii="Arial" w:hAnsi="Arial"/>
                <w:b/>
                <w:sz w:val="22"/>
                <w:szCs w:val="20"/>
              </w:rPr>
            </w:pPr>
            <w:r w:rsidRPr="00854E18">
              <w:rPr>
                <w:rFonts w:ascii="Arial" w:hAnsi="Arial"/>
                <w:b/>
                <w:sz w:val="22"/>
                <w:szCs w:val="20"/>
              </w:rPr>
              <w:t xml:space="preserve">Test Result </w:t>
            </w:r>
            <w:r w:rsidRPr="00854E18">
              <w:rPr>
                <w:rFonts w:ascii="Arial" w:hAnsi="Arial"/>
                <w:b/>
                <w:sz w:val="22"/>
                <w:szCs w:val="20"/>
              </w:rPr>
              <w:br/>
              <w:t>(Pass/Fail)</w:t>
            </w:r>
          </w:p>
        </w:tc>
      </w:tr>
      <w:tr w:rsidR="00755A0B" w14:paraId="03735F5C" w14:textId="77777777" w:rsidTr="00E727CF">
        <w:trPr>
          <w:trHeight w:val="782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C1DF794" w14:textId="7777777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CACIE-runner.py-TC</w:t>
            </w:r>
            <w:r w:rsidRPr="00F75E9F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</w:t>
            </w:r>
          </w:p>
          <w:p w14:paraId="452B49A6" w14:textId="77777777" w:rsidR="00755A0B" w:rsidRDefault="00755A0B" w:rsidP="00755A0B">
            <w:pPr>
              <w:rPr>
                <w:rFonts w:ascii="Arial" w:hAnsi="Arial"/>
                <w:i/>
                <w:iCs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0D976" w14:textId="0B51AA25" w:rsidR="00755A0B" w:rsidRDefault="00755A0B" w:rsidP="00DD4AAC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Navigate to [Testing Directory]\ca-surf-test\</w:t>
            </w:r>
          </w:p>
        </w:tc>
      </w:tr>
      <w:tr w:rsidR="00755A0B" w14:paraId="0BE230E0" w14:textId="77777777" w:rsidTr="00E727CF">
        <w:trPr>
          <w:trHeight w:val="1295"/>
        </w:trPr>
        <w:tc>
          <w:tcPr>
            <w:tcW w:w="19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581299" w14:textId="7777777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1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EA23A" w14:textId="1ED665FF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Run the tool runner in “virtual mode” by invoking runner_run_ATC-6.</w:t>
            </w:r>
            <w:r w:rsidR="005F3E0E">
              <w:rPr>
                <w:rFonts w:ascii="Arial" w:hAnsi="Arial"/>
              </w:rPr>
              <w:t>bat</w:t>
            </w:r>
            <w:r>
              <w:rPr>
                <w:rFonts w:ascii="Arial" w:hAnsi="Arial"/>
              </w:rPr>
              <w:t>:</w:t>
            </w:r>
          </w:p>
          <w:p w14:paraId="0FE25BC5" w14:textId="77777777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79E76017" w14:textId="77777777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Enter the following command:</w:t>
            </w:r>
          </w:p>
          <w:p w14:paraId="3E3ED79B" w14:textId="22139951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./runner_run_ATC-6.</w:t>
            </w:r>
            <w:r w:rsidR="005F3E0E">
              <w:rPr>
                <w:rFonts w:ascii="Arial" w:hAnsi="Arial"/>
              </w:rPr>
              <w:t>bat</w:t>
            </w:r>
          </w:p>
        </w:tc>
      </w:tr>
      <w:tr w:rsidR="00755A0B" w14:paraId="7DE956DF" w14:textId="77777777" w:rsidTr="00E727CF">
        <w:trPr>
          <w:trHeight w:val="1970"/>
        </w:trPr>
        <w:tc>
          <w:tcPr>
            <w:tcW w:w="19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CECBD3" w14:textId="7777777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2C7B" w14:textId="7BB6B340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 \runner_ATC-6_logfile.txt documents that the tool was run in virtual mode by checking that the output contains a line with the phrase:</w:t>
            </w:r>
            <w:r>
              <w:rPr>
                <w:rFonts w:ascii="Arial" w:hAnsi="Arial"/>
              </w:rPr>
              <w:br/>
            </w:r>
            <w:r>
              <w:rPr>
                <w:rFonts w:ascii="Arial" w:hAnsi="Arial"/>
              </w:rPr>
              <w:br/>
              <w:t>Virtual Mode: Command … not executed</w:t>
            </w:r>
            <w:r>
              <w:rPr>
                <w:rFonts w:ascii="Arial" w:hAnsi="Arial"/>
              </w:rPr>
              <w:br/>
            </w:r>
            <w:r>
              <w:rPr>
                <w:rFonts w:ascii="Arial" w:hAnsi="Arial"/>
              </w:rPr>
              <w:br/>
              <w:t>where … is additional text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D2175" w14:textId="4BD0B33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755A0B" w14:paraId="56594E7D" w14:textId="77777777" w:rsidTr="00E727CF">
        <w:trPr>
          <w:trHeight w:val="800"/>
        </w:trPr>
        <w:tc>
          <w:tcPr>
            <w:tcW w:w="19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D0B23" w14:textId="77777777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12DF4" w14:textId="3B2501A7" w:rsidR="00755A0B" w:rsidRDefault="00755A0B" w:rsidP="00755A0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[</w:t>
            </w:r>
            <w:proofErr w:type="spellStart"/>
            <w:r>
              <w:rPr>
                <w:rFonts w:ascii="Arial" w:hAnsi="Arial"/>
              </w:rPr>
              <w:t>Testing_Directory</w:t>
            </w:r>
            <w:proofErr w:type="spellEnd"/>
            <w:r>
              <w:rPr>
                <w:rFonts w:ascii="Arial" w:hAnsi="Arial"/>
              </w:rPr>
              <w:t>]\runner_ATC-6_logfile.txt has a hash string next to the tool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CEDBE" w14:textId="309D48FA" w:rsidR="00755A0B" w:rsidRDefault="00755A0B" w:rsidP="00755A0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346EE9A0" w14:textId="77777777" w:rsidR="009160AF" w:rsidRDefault="009160AF">
      <w:pPr>
        <w:spacing w:after="160" w:line="259" w:lineRule="auto"/>
        <w:rPr>
          <w:rFonts w:ascii="Arial" w:hAnsi="Arial" w:cs="Arial"/>
          <w:b/>
          <w:bCs/>
          <w:sz w:val="22"/>
          <w:szCs w:val="20"/>
        </w:rPr>
      </w:pPr>
      <w:r>
        <w:rPr>
          <w:rFonts w:ascii="Arial" w:hAnsi="Arial" w:cs="Arial"/>
          <w:b/>
          <w:bCs/>
        </w:rPr>
        <w:br w:type="page"/>
      </w:r>
    </w:p>
    <w:p w14:paraId="2FD28884" w14:textId="7E403BBB" w:rsidR="007A6542" w:rsidRDefault="007A6542" w:rsidP="00DD4AAC">
      <w:pPr>
        <w:pStyle w:val="H1bodytext"/>
        <w:spacing w:after="120"/>
        <w:ind w:left="0"/>
        <w:jc w:val="center"/>
      </w:pPr>
    </w:p>
    <w:p w14:paraId="76F0908D" w14:textId="49035559" w:rsidR="009160AF" w:rsidRPr="000916B2" w:rsidRDefault="009160AF" w:rsidP="00E727CF">
      <w:pPr>
        <w:pStyle w:val="H1bodytext"/>
        <w:spacing w:before="3000" w:after="120"/>
        <w:ind w:left="0"/>
        <w:jc w:val="center"/>
        <w:rPr>
          <w:rFonts w:ascii="Arial" w:hAnsi="Arial" w:cs="Arial"/>
          <w:b/>
          <w:bCs/>
        </w:rPr>
      </w:pPr>
      <w:bookmarkStart w:id="36" w:name="_Hlk42762725"/>
      <w:bookmarkStart w:id="37" w:name="_Hlk42608844"/>
      <w:bookmarkStart w:id="38" w:name="_Hlk42762746"/>
      <w:r w:rsidRPr="000916B2">
        <w:rPr>
          <w:rFonts w:ascii="Arial" w:hAnsi="Arial" w:cs="Arial"/>
          <w:b/>
          <w:bCs/>
        </w:rPr>
        <w:t xml:space="preserve">Appendix </w:t>
      </w:r>
      <w:r>
        <w:rPr>
          <w:rFonts w:ascii="Arial" w:hAnsi="Arial" w:cs="Arial"/>
          <w:b/>
          <w:bCs/>
        </w:rPr>
        <w:t>B</w:t>
      </w:r>
    </w:p>
    <w:p w14:paraId="05E65DB9" w14:textId="77777777" w:rsidR="009160AF" w:rsidRPr="000916B2" w:rsidRDefault="009160AF" w:rsidP="009160AF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</w:r>
      <w:r w:rsidRPr="000916B2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t>Installation Test Plan</w:t>
      </w:r>
      <w:r w:rsidRPr="000916B2">
        <w:rPr>
          <w:rFonts w:ascii="Arial" w:hAnsi="Arial" w:cs="Arial"/>
          <w:b/>
          <w:bCs/>
        </w:rPr>
        <w:br/>
      </w:r>
    </w:p>
    <w:p w14:paraId="4A4E19FC" w14:textId="71A63648" w:rsidR="009160AF" w:rsidRDefault="009160AF" w:rsidP="009160AF">
      <w:pPr>
        <w:pStyle w:val="H1bodytext"/>
        <w:spacing w:after="120"/>
        <w:ind w:left="0"/>
        <w:jc w:val="center"/>
      </w:pPr>
      <w:r>
        <w:br w:type="page"/>
      </w:r>
      <w:bookmarkEnd w:id="36"/>
    </w:p>
    <w:p w14:paraId="3147C74B" w14:textId="070045EF" w:rsidR="009160AF" w:rsidRDefault="00FA072E">
      <w:pPr>
        <w:spacing w:after="160" w:line="259" w:lineRule="auto"/>
        <w:rPr>
          <w:sz w:val="22"/>
          <w:szCs w:val="20"/>
        </w:rPr>
      </w:pPr>
      <w:r>
        <w:lastRenderedPageBreak/>
        <w:t xml:space="preserve">See Table A-1 and Table A-7 in Appendix </w:t>
      </w:r>
      <w:r w:rsidR="00F761B9">
        <w:t xml:space="preserve">A </w:t>
      </w:r>
      <w:r>
        <w:t>for installation test results.</w:t>
      </w:r>
      <w:r w:rsidR="009160AF">
        <w:br w:type="page"/>
      </w:r>
    </w:p>
    <w:p w14:paraId="6A67432A" w14:textId="77777777" w:rsidR="009160AF" w:rsidRDefault="009160AF" w:rsidP="009160AF">
      <w:pPr>
        <w:pStyle w:val="H1bodytext"/>
        <w:spacing w:after="120"/>
        <w:ind w:left="0"/>
        <w:jc w:val="center"/>
      </w:pPr>
    </w:p>
    <w:p w14:paraId="71D04F01" w14:textId="54BEDDB3" w:rsidR="009160AF" w:rsidRPr="000916B2" w:rsidRDefault="009160AF" w:rsidP="00E727CF">
      <w:pPr>
        <w:pStyle w:val="H1bodytext"/>
        <w:spacing w:before="3000" w:after="120"/>
        <w:ind w:left="0"/>
        <w:jc w:val="center"/>
        <w:rPr>
          <w:rFonts w:ascii="Arial" w:hAnsi="Arial" w:cs="Arial"/>
          <w:b/>
          <w:bCs/>
        </w:rPr>
      </w:pPr>
      <w:r w:rsidRPr="000916B2">
        <w:rPr>
          <w:rFonts w:ascii="Arial" w:hAnsi="Arial" w:cs="Arial"/>
          <w:b/>
          <w:bCs/>
        </w:rPr>
        <w:t xml:space="preserve">Appendix </w:t>
      </w:r>
      <w:r>
        <w:rPr>
          <w:rFonts w:ascii="Arial" w:hAnsi="Arial" w:cs="Arial"/>
          <w:b/>
          <w:bCs/>
        </w:rPr>
        <w:t>C</w:t>
      </w:r>
    </w:p>
    <w:p w14:paraId="5F73D212" w14:textId="77777777" w:rsidR="009160AF" w:rsidRPr="000916B2" w:rsidRDefault="009160AF" w:rsidP="009160AF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</w:r>
      <w:r w:rsidRPr="000916B2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t>QA Checklist</w:t>
      </w:r>
      <w:r w:rsidRPr="000916B2">
        <w:rPr>
          <w:rFonts w:ascii="Arial" w:hAnsi="Arial" w:cs="Arial"/>
          <w:b/>
          <w:bCs/>
        </w:rPr>
        <w:br/>
      </w:r>
    </w:p>
    <w:p w14:paraId="794EEE5A" w14:textId="77777777" w:rsidR="009160AF" w:rsidRDefault="009160AF" w:rsidP="009160AF">
      <w:pPr>
        <w:spacing w:after="160" w:line="259" w:lineRule="auto"/>
      </w:pPr>
      <w:r>
        <w:br w:type="page"/>
      </w:r>
      <w:bookmarkEnd w:id="37"/>
    </w:p>
    <w:p w14:paraId="4B005F81" w14:textId="6E40F0AE" w:rsidR="007A6542" w:rsidRDefault="009A293F" w:rsidP="00E727CF">
      <w:pPr>
        <w:spacing w:after="160" w:line="259" w:lineRule="auto"/>
      </w:pPr>
      <w:bookmarkStart w:id="39" w:name="_GoBack"/>
      <w:bookmarkEnd w:id="38"/>
      <w:bookmarkEnd w:id="39"/>
      <w:r w:rsidRPr="009A293F">
        <w:rPr>
          <w:noProof/>
        </w:rPr>
        <w:lastRenderedPageBreak/>
        <w:drawing>
          <wp:inline distT="0" distB="0" distL="0" distR="0" wp14:anchorId="4C5E45F6" wp14:editId="57AEC6DB">
            <wp:extent cx="6086475" cy="7000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542" w:rsidSect="001B1AEA">
      <w:pgSz w:w="12240" w:h="15840" w:code="1"/>
      <w:pgMar w:top="1080" w:right="1080" w:bottom="72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1384D8" w14:textId="77777777" w:rsidR="008A0996" w:rsidRDefault="008A0996">
      <w:r>
        <w:separator/>
      </w:r>
    </w:p>
  </w:endnote>
  <w:endnote w:type="continuationSeparator" w:id="0">
    <w:p w14:paraId="64C71464" w14:textId="77777777" w:rsidR="008A0996" w:rsidRDefault="008A0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CD69AF" w14:textId="77777777" w:rsidR="00E462D1" w:rsidRPr="00F91BB5" w:rsidRDefault="00E462D1" w:rsidP="001B1AEA">
    <w:pPr>
      <w:pStyle w:val="Footer"/>
      <w:spacing w:before="120"/>
      <w:rPr>
        <w:rFonts w:ascii="Arial" w:hAnsi="Arial" w:cs="Arial"/>
        <w:sz w:val="20"/>
      </w:rPr>
    </w:pPr>
    <w:r w:rsidRPr="00F91BB5">
      <w:rPr>
        <w:rFonts w:ascii="Arial" w:hAnsi="Arial" w:cs="Arial"/>
        <w:sz w:val="20"/>
      </w:rPr>
      <w:t xml:space="preserve">Page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PAGE </w:instrText>
    </w:r>
    <w:r w:rsidRPr="00F91BB5">
      <w:rPr>
        <w:rFonts w:ascii="Arial" w:hAnsi="Arial" w:cs="Arial"/>
        <w:sz w:val="20"/>
      </w:rPr>
      <w:fldChar w:fldCharType="separate"/>
    </w:r>
    <w:r w:rsidR="00E727CF">
      <w:rPr>
        <w:rFonts w:ascii="Arial" w:hAnsi="Arial" w:cs="Arial"/>
        <w:noProof/>
        <w:sz w:val="20"/>
      </w:rPr>
      <w:t>47</w:t>
    </w:r>
    <w:r w:rsidRPr="00F91BB5">
      <w:rPr>
        <w:rFonts w:ascii="Arial" w:hAnsi="Arial" w:cs="Arial"/>
        <w:sz w:val="20"/>
      </w:rPr>
      <w:fldChar w:fldCharType="end"/>
    </w:r>
    <w:r w:rsidRPr="00F91BB5">
      <w:rPr>
        <w:rFonts w:ascii="Arial" w:hAnsi="Arial" w:cs="Arial"/>
        <w:sz w:val="20"/>
      </w:rPr>
      <w:t xml:space="preserve"> of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NUMPAGES  </w:instrText>
    </w:r>
    <w:r w:rsidRPr="00F91BB5">
      <w:rPr>
        <w:rFonts w:ascii="Arial" w:hAnsi="Arial" w:cs="Arial"/>
        <w:sz w:val="20"/>
      </w:rPr>
      <w:fldChar w:fldCharType="separate"/>
    </w:r>
    <w:r w:rsidR="00E727CF">
      <w:rPr>
        <w:rFonts w:ascii="Arial" w:hAnsi="Arial" w:cs="Arial"/>
        <w:noProof/>
        <w:sz w:val="20"/>
      </w:rPr>
      <w:t>47</w:t>
    </w:r>
    <w:r w:rsidRPr="00F91BB5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558B5D" w14:textId="77777777" w:rsidR="008A0996" w:rsidRDefault="008A0996">
      <w:r>
        <w:separator/>
      </w:r>
    </w:p>
  </w:footnote>
  <w:footnote w:type="continuationSeparator" w:id="0">
    <w:p w14:paraId="70EE8C38" w14:textId="77777777" w:rsidR="008A0996" w:rsidRDefault="008A09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405FFD" w14:textId="218CEF09" w:rsidR="00E462D1" w:rsidRDefault="00E462D1" w:rsidP="001B1AEA">
    <w:pPr>
      <w:pStyle w:val="BodyText3"/>
      <w:tabs>
        <w:tab w:val="right" w:pos="10080"/>
      </w:tabs>
      <w:spacing w:after="0" w:line="240" w:lineRule="auto"/>
      <w:rPr>
        <w:rFonts w:ascii="Arial" w:hAnsi="Arial" w:cs="Arial"/>
        <w:b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>S</w:t>
    </w:r>
    <w:r>
      <w:rPr>
        <w:rFonts w:ascii="Arial" w:hAnsi="Arial" w:cs="Arial"/>
        <w:b/>
        <w:sz w:val="20"/>
        <w:szCs w:val="20"/>
      </w:rPr>
      <w:t>oftware Management Plan for CA</w:t>
    </w:r>
    <w:r w:rsidRPr="00695DB6">
      <w:rPr>
        <w:rFonts w:ascii="Arial" w:hAnsi="Arial" w:cs="Arial"/>
        <w:b/>
        <w:sz w:val="20"/>
        <w:szCs w:val="20"/>
      </w:rPr>
      <w:t xml:space="preserve">CIE </w:t>
    </w:r>
    <w:r>
      <w:rPr>
        <w:rFonts w:ascii="Arial" w:hAnsi="Arial" w:cs="Arial"/>
        <w:b/>
        <w:sz w:val="20"/>
        <w:szCs w:val="20"/>
      </w:rPr>
      <w:t>Utility Codes</w:t>
    </w:r>
    <w:r>
      <w:rPr>
        <w:rFonts w:ascii="Arial" w:hAnsi="Arial" w:cs="Arial"/>
        <w:b/>
        <w:sz w:val="20"/>
        <w:szCs w:val="20"/>
      </w:rPr>
      <w:tab/>
    </w:r>
    <w:r w:rsidRPr="00554509">
      <w:rPr>
        <w:rFonts w:ascii="Arial" w:hAnsi="Arial" w:cs="Arial"/>
        <w:sz w:val="20"/>
        <w:szCs w:val="20"/>
      </w:rPr>
      <w:t>CHPRC-</w:t>
    </w:r>
    <w:r>
      <w:rPr>
        <w:rFonts w:ascii="Arial" w:hAnsi="Arial" w:cs="Arial"/>
        <w:b/>
        <w:sz w:val="20"/>
        <w:szCs w:val="20"/>
      </w:rPr>
      <w:t>04032</w:t>
    </w:r>
  </w:p>
  <w:p w14:paraId="20AF5E5B" w14:textId="36BB03B6" w:rsidR="00E462D1" w:rsidRPr="00695DB6" w:rsidRDefault="00E462D1" w:rsidP="001B1AEA">
    <w:pPr>
      <w:pStyle w:val="BodyText3"/>
      <w:pBdr>
        <w:bottom w:val="single" w:sz="4" w:space="1" w:color="auto"/>
      </w:pBdr>
      <w:tabs>
        <w:tab w:val="right" w:pos="10080"/>
      </w:tabs>
      <w:spacing w:line="240" w:lineRule="auto"/>
      <w:rPr>
        <w:rFonts w:ascii="Arial" w:hAnsi="Arial" w:cs="Arial"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ab/>
    </w:r>
    <w:r>
      <w:rPr>
        <w:rFonts w:ascii="Arial" w:hAnsi="Arial" w:cs="Arial"/>
        <w:b/>
        <w:sz w:val="20"/>
        <w:szCs w:val="20"/>
      </w:rPr>
      <w:t xml:space="preserve">Rev </w:t>
    </w:r>
    <w:r>
      <w:rPr>
        <w:rFonts w:ascii="Arial" w:hAnsi="Arial" w:cs="Arial"/>
        <w:sz w:val="20"/>
        <w:szCs w:val="20"/>
      </w:rPr>
      <w:t>1</w:t>
    </w:r>
  </w:p>
  <w:p w14:paraId="02C37CB0" w14:textId="77777777" w:rsidR="00E462D1" w:rsidRPr="00F00772" w:rsidRDefault="00E462D1" w:rsidP="001B1AEA">
    <w:pPr>
      <w:pStyle w:val="Spacer"/>
      <w:rPr>
        <w:rFonts w:ascii="Arial" w:hAnsi="Arial"/>
        <w:sz w:val="2"/>
      </w:rPr>
    </w:pPr>
  </w:p>
  <w:p w14:paraId="2093252F" w14:textId="77777777" w:rsidR="00E462D1" w:rsidRPr="00F00772" w:rsidRDefault="00E462D1">
    <w:pPr>
      <w:pStyle w:val="Spacer"/>
      <w:rPr>
        <w:rFonts w:ascii="Arial" w:hAnsi="Arial"/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265E15" w14:textId="35AD50C0" w:rsidR="00E462D1" w:rsidRDefault="00E462D1" w:rsidP="001B1AEA">
    <w:pPr>
      <w:pStyle w:val="BodyText3"/>
      <w:spacing w:after="0" w:line="240" w:lineRule="auto"/>
      <w:jc w:val="right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sz w:val="22"/>
        <w:szCs w:val="22"/>
      </w:rPr>
      <w:tab/>
    </w:r>
    <w:r>
      <w:rPr>
        <w:rFonts w:ascii="Arial" w:hAnsi="Arial" w:cs="Arial"/>
        <w:b/>
        <w:sz w:val="20"/>
        <w:szCs w:val="20"/>
      </w:rPr>
      <w:t>CHPRC-04032</w:t>
    </w:r>
  </w:p>
  <w:p w14:paraId="0FF43030" w14:textId="3F8A35FC" w:rsidR="00E462D1" w:rsidRPr="00105BF0" w:rsidRDefault="00E462D1" w:rsidP="001B1AEA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080"/>
      </w:tabs>
      <w:jc w:val="right"/>
      <w:rPr>
        <w:rFonts w:ascii="Arial" w:hAnsi="Arial" w:cs="Arial"/>
        <w:sz w:val="22"/>
        <w:szCs w:val="22"/>
      </w:rPr>
    </w:pPr>
    <w:r w:rsidRPr="007B0DD9">
      <w:rPr>
        <w:rFonts w:ascii="Arial" w:hAnsi="Arial" w:cs="Arial"/>
        <w:b/>
        <w:sz w:val="20"/>
      </w:rPr>
      <w:t>Rev</w:t>
    </w:r>
    <w:r>
      <w:rPr>
        <w:rFonts w:ascii="Arial" w:hAnsi="Arial" w:cs="Arial"/>
        <w:b/>
        <w:sz w:val="20"/>
      </w:rPr>
      <w:t xml:space="preserve">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0A7261"/>
    <w:multiLevelType w:val="hybridMultilevel"/>
    <w:tmpl w:val="87007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7A793A"/>
    <w:multiLevelType w:val="hybridMultilevel"/>
    <w:tmpl w:val="5EAC5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2217D25"/>
    <w:multiLevelType w:val="hybridMultilevel"/>
    <w:tmpl w:val="A2FC2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E1F7E"/>
    <w:multiLevelType w:val="hybridMultilevel"/>
    <w:tmpl w:val="0C7E829C"/>
    <w:lvl w:ilvl="0" w:tplc="B6E022A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0A5423"/>
    <w:multiLevelType w:val="hybridMultilevel"/>
    <w:tmpl w:val="0FDCC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422D19"/>
    <w:multiLevelType w:val="hybridMultilevel"/>
    <w:tmpl w:val="9150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5B286D"/>
    <w:multiLevelType w:val="hybridMultilevel"/>
    <w:tmpl w:val="11AC53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D8449F3"/>
    <w:multiLevelType w:val="hybridMultilevel"/>
    <w:tmpl w:val="FBE65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70B62D4"/>
    <w:multiLevelType w:val="hybridMultilevel"/>
    <w:tmpl w:val="02D2A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1"/>
  </w:num>
  <w:num w:numId="5">
    <w:abstractNumId w:val="4"/>
  </w:num>
  <w:num w:numId="6">
    <w:abstractNumId w:val="7"/>
  </w:num>
  <w:num w:numId="7">
    <w:abstractNumId w:val="2"/>
  </w:num>
  <w:num w:numId="8">
    <w:abstractNumId w:val="0"/>
  </w:num>
  <w:num w:numId="9">
    <w:abstractNumId w:val="0"/>
  </w:num>
  <w:num w:numId="10">
    <w:abstractNumId w:val="7"/>
  </w:num>
  <w:num w:numId="11">
    <w:abstractNumId w:val="7"/>
  </w:num>
  <w:num w:numId="1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ara Lindberg">
    <w15:presenceInfo w15:providerId="AD" w15:userId="S::SLindberg@intera.com::ab96775d-ae92-42ee-bbcc-9d83de09aff5"/>
  </w15:person>
  <w15:person w15:author="Kevin Smith">
    <w15:presenceInfo w15:providerId="AD" w15:userId="S::KSmith@intera.com::e0ac122a-a1c6-47ef-908f-b53f852e3ce6"/>
  </w15:person>
  <w15:person w15:author="Christian Hall">
    <w15:presenceInfo w15:providerId="AD" w15:userId="S::CHall@intera.com::8672d4bf-8334-4ad1-836a-ebbde4d99de7"/>
  </w15:person>
  <w15:person w15:author="Mitchell Tufford">
    <w15:presenceInfo w15:providerId="AD" w15:userId="S::MTufford@intera.com::8d26c520-fa07-4c94-bcb0-2f55b8deca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2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A15"/>
    <w:rsid w:val="000168CE"/>
    <w:rsid w:val="00067BC6"/>
    <w:rsid w:val="00084878"/>
    <w:rsid w:val="000A47AB"/>
    <w:rsid w:val="000E0D18"/>
    <w:rsid w:val="000E3ED1"/>
    <w:rsid w:val="000F3F1B"/>
    <w:rsid w:val="001149C5"/>
    <w:rsid w:val="00135DE5"/>
    <w:rsid w:val="001379A4"/>
    <w:rsid w:val="00141302"/>
    <w:rsid w:val="001450D5"/>
    <w:rsid w:val="00147552"/>
    <w:rsid w:val="00157236"/>
    <w:rsid w:val="0016403F"/>
    <w:rsid w:val="001B1AEA"/>
    <w:rsid w:val="001B3005"/>
    <w:rsid w:val="001C22A5"/>
    <w:rsid w:val="001D5348"/>
    <w:rsid w:val="001E285A"/>
    <w:rsid w:val="001F1975"/>
    <w:rsid w:val="00213C7E"/>
    <w:rsid w:val="00232284"/>
    <w:rsid w:val="0024066A"/>
    <w:rsid w:val="00240B2A"/>
    <w:rsid w:val="00243D8E"/>
    <w:rsid w:val="00245577"/>
    <w:rsid w:val="0025376F"/>
    <w:rsid w:val="0027006E"/>
    <w:rsid w:val="00276437"/>
    <w:rsid w:val="00284665"/>
    <w:rsid w:val="002851E4"/>
    <w:rsid w:val="00287FE8"/>
    <w:rsid w:val="00297DF7"/>
    <w:rsid w:val="002A5D9F"/>
    <w:rsid w:val="002B01A1"/>
    <w:rsid w:val="002C1D04"/>
    <w:rsid w:val="002D32A0"/>
    <w:rsid w:val="002D7797"/>
    <w:rsid w:val="002D7885"/>
    <w:rsid w:val="002E2869"/>
    <w:rsid w:val="002F39BF"/>
    <w:rsid w:val="00381353"/>
    <w:rsid w:val="003855CB"/>
    <w:rsid w:val="00387B06"/>
    <w:rsid w:val="003A433D"/>
    <w:rsid w:val="003B1181"/>
    <w:rsid w:val="003C0DD7"/>
    <w:rsid w:val="003D30DC"/>
    <w:rsid w:val="003D3DBB"/>
    <w:rsid w:val="003E46F2"/>
    <w:rsid w:val="003F4E1C"/>
    <w:rsid w:val="00404A21"/>
    <w:rsid w:val="004069ED"/>
    <w:rsid w:val="00430D81"/>
    <w:rsid w:val="004353E4"/>
    <w:rsid w:val="00455597"/>
    <w:rsid w:val="004649C8"/>
    <w:rsid w:val="00466E6D"/>
    <w:rsid w:val="00480C76"/>
    <w:rsid w:val="0048734B"/>
    <w:rsid w:val="004A5C54"/>
    <w:rsid w:val="004B42DD"/>
    <w:rsid w:val="004C024F"/>
    <w:rsid w:val="004C4A82"/>
    <w:rsid w:val="004D654D"/>
    <w:rsid w:val="004E7DD7"/>
    <w:rsid w:val="00503421"/>
    <w:rsid w:val="00516AE1"/>
    <w:rsid w:val="005251D6"/>
    <w:rsid w:val="005274EF"/>
    <w:rsid w:val="00564A0E"/>
    <w:rsid w:val="00574B66"/>
    <w:rsid w:val="00576F6C"/>
    <w:rsid w:val="00577B9F"/>
    <w:rsid w:val="005834CA"/>
    <w:rsid w:val="00587168"/>
    <w:rsid w:val="005978B2"/>
    <w:rsid w:val="005A1286"/>
    <w:rsid w:val="005B3E1E"/>
    <w:rsid w:val="005B4304"/>
    <w:rsid w:val="005C4336"/>
    <w:rsid w:val="005C49F0"/>
    <w:rsid w:val="005E1F93"/>
    <w:rsid w:val="005E7286"/>
    <w:rsid w:val="005F12C2"/>
    <w:rsid w:val="005F3E0E"/>
    <w:rsid w:val="00605B85"/>
    <w:rsid w:val="00616E6C"/>
    <w:rsid w:val="0062240F"/>
    <w:rsid w:val="00654439"/>
    <w:rsid w:val="00673420"/>
    <w:rsid w:val="00673AC5"/>
    <w:rsid w:val="00682EB2"/>
    <w:rsid w:val="00687B38"/>
    <w:rsid w:val="006960A0"/>
    <w:rsid w:val="006B1E25"/>
    <w:rsid w:val="006B2642"/>
    <w:rsid w:val="006C2A41"/>
    <w:rsid w:val="006D329A"/>
    <w:rsid w:val="006D653A"/>
    <w:rsid w:val="00704129"/>
    <w:rsid w:val="00704928"/>
    <w:rsid w:val="00706005"/>
    <w:rsid w:val="00711259"/>
    <w:rsid w:val="00736B5B"/>
    <w:rsid w:val="00745AC7"/>
    <w:rsid w:val="00755A0B"/>
    <w:rsid w:val="00760A5C"/>
    <w:rsid w:val="0077199D"/>
    <w:rsid w:val="007849D1"/>
    <w:rsid w:val="00787241"/>
    <w:rsid w:val="0079400C"/>
    <w:rsid w:val="007971E5"/>
    <w:rsid w:val="007A6542"/>
    <w:rsid w:val="007B70B5"/>
    <w:rsid w:val="007C4FA3"/>
    <w:rsid w:val="007D0260"/>
    <w:rsid w:val="00812503"/>
    <w:rsid w:val="00812F87"/>
    <w:rsid w:val="00822736"/>
    <w:rsid w:val="00832077"/>
    <w:rsid w:val="00842FFD"/>
    <w:rsid w:val="00854E18"/>
    <w:rsid w:val="00883539"/>
    <w:rsid w:val="00883DF1"/>
    <w:rsid w:val="008A0996"/>
    <w:rsid w:val="008A2EA2"/>
    <w:rsid w:val="008A686F"/>
    <w:rsid w:val="008D5752"/>
    <w:rsid w:val="008D73B7"/>
    <w:rsid w:val="008E7CB2"/>
    <w:rsid w:val="009055E0"/>
    <w:rsid w:val="00913CA0"/>
    <w:rsid w:val="009160AF"/>
    <w:rsid w:val="009225C7"/>
    <w:rsid w:val="00945D92"/>
    <w:rsid w:val="00953212"/>
    <w:rsid w:val="00954CDD"/>
    <w:rsid w:val="00963AA7"/>
    <w:rsid w:val="009705F3"/>
    <w:rsid w:val="00980179"/>
    <w:rsid w:val="00987874"/>
    <w:rsid w:val="009954A4"/>
    <w:rsid w:val="009A293F"/>
    <w:rsid w:val="009B34ED"/>
    <w:rsid w:val="009D1AA6"/>
    <w:rsid w:val="009D3230"/>
    <w:rsid w:val="009F4F48"/>
    <w:rsid w:val="00A139F5"/>
    <w:rsid w:val="00A34FF8"/>
    <w:rsid w:val="00A45A04"/>
    <w:rsid w:val="00A52D46"/>
    <w:rsid w:val="00A535F6"/>
    <w:rsid w:val="00A6432A"/>
    <w:rsid w:val="00A849DC"/>
    <w:rsid w:val="00A937EC"/>
    <w:rsid w:val="00A96123"/>
    <w:rsid w:val="00A96C36"/>
    <w:rsid w:val="00A96FBE"/>
    <w:rsid w:val="00AB5481"/>
    <w:rsid w:val="00AB5F1E"/>
    <w:rsid w:val="00AC3692"/>
    <w:rsid w:val="00AC71B4"/>
    <w:rsid w:val="00AD0C74"/>
    <w:rsid w:val="00AD503B"/>
    <w:rsid w:val="00AE5EBE"/>
    <w:rsid w:val="00AE7840"/>
    <w:rsid w:val="00AF5DB9"/>
    <w:rsid w:val="00B10E64"/>
    <w:rsid w:val="00B27DDA"/>
    <w:rsid w:val="00B319B1"/>
    <w:rsid w:val="00B44892"/>
    <w:rsid w:val="00B66DC7"/>
    <w:rsid w:val="00B81E65"/>
    <w:rsid w:val="00B864ED"/>
    <w:rsid w:val="00B8675B"/>
    <w:rsid w:val="00BB4243"/>
    <w:rsid w:val="00BC06DC"/>
    <w:rsid w:val="00BC1A96"/>
    <w:rsid w:val="00BD4128"/>
    <w:rsid w:val="00BE1095"/>
    <w:rsid w:val="00BE17F7"/>
    <w:rsid w:val="00BF7D19"/>
    <w:rsid w:val="00C0034F"/>
    <w:rsid w:val="00C11D2A"/>
    <w:rsid w:val="00C11D8B"/>
    <w:rsid w:val="00C132F1"/>
    <w:rsid w:val="00C179BB"/>
    <w:rsid w:val="00C2499D"/>
    <w:rsid w:val="00C40882"/>
    <w:rsid w:val="00C40A85"/>
    <w:rsid w:val="00C67CD7"/>
    <w:rsid w:val="00C90B4A"/>
    <w:rsid w:val="00C943E1"/>
    <w:rsid w:val="00CC11CB"/>
    <w:rsid w:val="00CC2A75"/>
    <w:rsid w:val="00CD2196"/>
    <w:rsid w:val="00CE2819"/>
    <w:rsid w:val="00CF03C2"/>
    <w:rsid w:val="00D321DD"/>
    <w:rsid w:val="00D33983"/>
    <w:rsid w:val="00D34A20"/>
    <w:rsid w:val="00D47940"/>
    <w:rsid w:val="00D6007D"/>
    <w:rsid w:val="00D6073D"/>
    <w:rsid w:val="00D60765"/>
    <w:rsid w:val="00D837F1"/>
    <w:rsid w:val="00D86661"/>
    <w:rsid w:val="00D93D68"/>
    <w:rsid w:val="00DC2CFB"/>
    <w:rsid w:val="00DD2722"/>
    <w:rsid w:val="00DD29CB"/>
    <w:rsid w:val="00DD4AAC"/>
    <w:rsid w:val="00DD7736"/>
    <w:rsid w:val="00DF5636"/>
    <w:rsid w:val="00E10CB1"/>
    <w:rsid w:val="00E138F5"/>
    <w:rsid w:val="00E462D1"/>
    <w:rsid w:val="00E5483A"/>
    <w:rsid w:val="00E62A15"/>
    <w:rsid w:val="00E64DC0"/>
    <w:rsid w:val="00E727CF"/>
    <w:rsid w:val="00E8774B"/>
    <w:rsid w:val="00EA4842"/>
    <w:rsid w:val="00EB26BA"/>
    <w:rsid w:val="00ED130A"/>
    <w:rsid w:val="00ED1D03"/>
    <w:rsid w:val="00F05EBF"/>
    <w:rsid w:val="00F13C04"/>
    <w:rsid w:val="00F239EB"/>
    <w:rsid w:val="00F279D9"/>
    <w:rsid w:val="00F35831"/>
    <w:rsid w:val="00F41007"/>
    <w:rsid w:val="00F41A38"/>
    <w:rsid w:val="00F45FBD"/>
    <w:rsid w:val="00F56CB5"/>
    <w:rsid w:val="00F61326"/>
    <w:rsid w:val="00F67BBA"/>
    <w:rsid w:val="00F67FF1"/>
    <w:rsid w:val="00F761B9"/>
    <w:rsid w:val="00F8201A"/>
    <w:rsid w:val="00F82050"/>
    <w:rsid w:val="00F94F9B"/>
    <w:rsid w:val="00F96E37"/>
    <w:rsid w:val="00FA072E"/>
    <w:rsid w:val="00FC6C5B"/>
    <w:rsid w:val="00FD3656"/>
    <w:rsid w:val="00FD4D2C"/>
    <w:rsid w:val="00FE1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34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4E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877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8774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8774B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77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774B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774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74B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C1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AE78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4353E4"/>
    <w:pPr>
      <w:spacing w:after="0" w:line="240" w:lineRule="auto"/>
    </w:pPr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Caption"/>
    <w:link w:val="TableChar"/>
    <w:qFormat/>
    <w:rsid w:val="004353E4"/>
    <w:pPr>
      <w:keepNext/>
      <w:spacing w:after="0"/>
      <w:ind w:left="720"/>
      <w:jc w:val="center"/>
    </w:pPr>
    <w:rPr>
      <w:rFonts w:ascii="Arial" w:eastAsiaTheme="minorHAnsi" w:hAnsi="Arial" w:cs="Arial"/>
      <w:b/>
      <w:i w:val="0"/>
      <w:color w:val="auto"/>
      <w:sz w:val="22"/>
    </w:rPr>
  </w:style>
  <w:style w:type="character" w:customStyle="1" w:styleId="TableChar">
    <w:name w:val="Table Char"/>
    <w:basedOn w:val="DefaultParagraphFont"/>
    <w:link w:val="Table"/>
    <w:rsid w:val="004353E4"/>
    <w:rPr>
      <w:rFonts w:ascii="Arial" w:hAnsi="Arial" w:cs="Arial"/>
      <w:b/>
      <w:iCs/>
      <w:szCs w:val="18"/>
    </w:rPr>
  </w:style>
  <w:style w:type="character" w:styleId="Hyperlink">
    <w:name w:val="Hyperlink"/>
    <w:basedOn w:val="DefaultParagraphFont"/>
    <w:uiPriority w:val="99"/>
    <w:unhideWhenUsed/>
    <w:rsid w:val="004353E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353E4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353E4"/>
    <w:rPr>
      <w:color w:val="808080"/>
    </w:rPr>
  </w:style>
  <w:style w:type="table" w:customStyle="1" w:styleId="TableGrid2">
    <w:name w:val="Table Grid2"/>
    <w:basedOn w:val="TableNormal"/>
    <w:next w:val="TableGrid"/>
    <w:uiPriority w:val="39"/>
    <w:rsid w:val="00E138F5"/>
    <w:pPr>
      <w:spacing w:after="0" w:line="240" w:lineRule="auto"/>
    </w:pPr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E138F5"/>
    <w:pPr>
      <w:spacing w:after="0" w:line="240" w:lineRule="auto"/>
    </w:pPr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4E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877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8774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8774B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77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774B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774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74B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C1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AE78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4353E4"/>
    <w:pPr>
      <w:spacing w:after="0" w:line="240" w:lineRule="auto"/>
    </w:pPr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Caption"/>
    <w:link w:val="TableChar"/>
    <w:qFormat/>
    <w:rsid w:val="004353E4"/>
    <w:pPr>
      <w:keepNext/>
      <w:spacing w:after="0"/>
      <w:ind w:left="720"/>
      <w:jc w:val="center"/>
    </w:pPr>
    <w:rPr>
      <w:rFonts w:ascii="Arial" w:eastAsiaTheme="minorHAnsi" w:hAnsi="Arial" w:cs="Arial"/>
      <w:b/>
      <w:i w:val="0"/>
      <w:color w:val="auto"/>
      <w:sz w:val="22"/>
    </w:rPr>
  </w:style>
  <w:style w:type="character" w:customStyle="1" w:styleId="TableChar">
    <w:name w:val="Table Char"/>
    <w:basedOn w:val="DefaultParagraphFont"/>
    <w:link w:val="Table"/>
    <w:rsid w:val="004353E4"/>
    <w:rPr>
      <w:rFonts w:ascii="Arial" w:hAnsi="Arial" w:cs="Arial"/>
      <w:b/>
      <w:iCs/>
      <w:szCs w:val="18"/>
    </w:rPr>
  </w:style>
  <w:style w:type="character" w:styleId="Hyperlink">
    <w:name w:val="Hyperlink"/>
    <w:basedOn w:val="DefaultParagraphFont"/>
    <w:uiPriority w:val="99"/>
    <w:unhideWhenUsed/>
    <w:rsid w:val="004353E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353E4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353E4"/>
    <w:rPr>
      <w:color w:val="808080"/>
    </w:rPr>
  </w:style>
  <w:style w:type="table" w:customStyle="1" w:styleId="TableGrid2">
    <w:name w:val="Table Grid2"/>
    <w:basedOn w:val="TableNormal"/>
    <w:next w:val="TableGrid"/>
    <w:uiPriority w:val="39"/>
    <w:rsid w:val="00E138F5"/>
    <w:pPr>
      <w:spacing w:after="0" w:line="240" w:lineRule="auto"/>
    </w:pPr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E138F5"/>
    <w:pPr>
      <w:spacing w:after="0" w:line="240" w:lineRule="auto"/>
    </w:pPr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23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10" Type="http://schemas.openxmlformats.org/officeDocument/2006/relationships/header" Target="header2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theme" Target="theme/theme1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47</Pages>
  <Words>5613</Words>
  <Characters>31995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Lindberg</dc:creator>
  <cp:lastModifiedBy>Sara Lindberg</cp:lastModifiedBy>
  <cp:revision>3</cp:revision>
  <cp:lastPrinted>2019-12-10T22:15:00Z</cp:lastPrinted>
  <dcterms:created xsi:type="dcterms:W3CDTF">2020-02-10T20:05:00Z</dcterms:created>
  <dcterms:modified xsi:type="dcterms:W3CDTF">2020-02-10T20:06:00Z</dcterms:modified>
</cp:coreProperties>
</file>